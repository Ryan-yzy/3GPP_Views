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 w:hAnsi="Arial" w:cs="Arial"/>
          <w:b/>
          <w:sz w:val="24"/>
          <w:szCs w:val="24"/>
        </w:rPr>
      </w:pPr>
      <w:bookmarkStart w:id="0" w:name="_Toc494384404"/>
      <w:bookmarkStart w:id="1" w:name="_Toc98750613"/>
      <w:r>
        <w:rPr>
          <w:rFonts w:ascii="Arial" w:hAnsi="Arial" w:cs="Arial"/>
          <w:b/>
          <w:sz w:val="24"/>
          <w:szCs w:val="24"/>
        </w:rPr>
        <w:t>3GPP TSG-RAN WG4 Mee</w:t>
      </w:r>
      <w:r>
        <w:rPr>
          <w:rFonts w:hint="eastAsia" w:ascii="Arial" w:hAnsi="Arial" w:cs="Arial"/>
          <w:b/>
          <w:sz w:val="24"/>
          <w:szCs w:val="24"/>
        </w:rPr>
        <w:t>ting#</w:t>
      </w:r>
      <w:r>
        <w:rPr>
          <w:rFonts w:ascii="Arial" w:hAnsi="Arial" w:cs="Arial"/>
          <w:b/>
          <w:sz w:val="24"/>
          <w:szCs w:val="24"/>
        </w:rPr>
        <w:t>1</w:t>
      </w:r>
      <w:r>
        <w:rPr>
          <w:rFonts w:hint="eastAsia" w:ascii="Arial" w:hAnsi="Arial" w:cs="Arial"/>
          <w:b/>
          <w:sz w:val="24"/>
          <w:szCs w:val="24"/>
          <w:lang w:val="en-US" w:eastAsia="zh-CN"/>
        </w:rPr>
        <w:t>19</w:t>
      </w:r>
      <w:r>
        <w:rPr>
          <w:rFonts w:hint="eastAsia" w:ascii="Arial" w:hAnsi="Arial" w:cs="Arial"/>
          <w:b/>
          <w:sz w:val="24"/>
          <w:szCs w:val="24"/>
        </w:rPr>
        <w:t xml:space="preserve">           </w:t>
      </w:r>
      <w:r>
        <w:rPr>
          <w:rFonts w:hint="eastAsia" w:ascii="Arial" w:hAnsi="Arial" w:eastAsia="宋体" w:cs="Arial"/>
          <w:b/>
          <w:sz w:val="24"/>
          <w:szCs w:val="24"/>
          <w:lang w:val="en-US" w:eastAsia="zh-CN"/>
        </w:rPr>
        <w:t xml:space="preserve">     </w:t>
      </w:r>
      <w:r>
        <w:rPr>
          <w:rFonts w:hint="eastAsia" w:ascii="Arial" w:hAnsi="Arial" w:cs="Arial"/>
          <w:b/>
          <w:sz w:val="24"/>
          <w:szCs w:val="24"/>
        </w:rPr>
        <w:t>R4-2607742</w:t>
      </w:r>
      <w:bookmarkStart w:id="20" w:name="_GoBack"/>
      <w:bookmarkEnd w:id="20"/>
      <w:r>
        <w:rPr>
          <w:rFonts w:hint="eastAsia" w:ascii="Arial" w:hAnsi="Arial" w:cs="Arial"/>
          <w:b/>
          <w:sz w:val="24"/>
          <w:szCs w:val="24"/>
        </w:rPr>
        <w:t xml:space="preserve">                                      </w:t>
      </w:r>
    </w:p>
    <w:p>
      <w:pPr>
        <w:rPr>
          <w:rFonts w:ascii="Arial" w:hAnsi="Arial" w:cs="Arial"/>
          <w:b/>
          <w:sz w:val="24"/>
          <w:szCs w:val="24"/>
          <w:lang w:val="en-US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>Dalian, CN, May 18 - 22, 2026</w:t>
      </w:r>
    </w:p>
    <w:p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4215"/>
        </w:tabs>
        <w:spacing w:after="120"/>
        <w:ind w:left="1985" w:hanging="1985"/>
        <w:rPr>
          <w:rFonts w:ascii="Arial" w:hAnsi="Arial" w:cs="Arial"/>
          <w:color w:val="000000"/>
          <w:sz w:val="22"/>
          <w:lang w:val="en-US" w:eastAsia="zh-CN"/>
        </w:rPr>
      </w:pPr>
      <w:r>
        <w:rPr>
          <w:rFonts w:ascii="Arial" w:hAnsi="Arial" w:cs="Arial"/>
          <w:b/>
          <w:color w:val="000000"/>
          <w:sz w:val="22"/>
        </w:rPr>
        <w:t>Agenda item:</w:t>
      </w:r>
      <w:r>
        <w:rPr>
          <w:rFonts w:ascii="Arial" w:hAnsi="Arial" w:cs="Arial"/>
          <w:b/>
          <w:color w:val="000000"/>
          <w:sz w:val="22"/>
        </w:rPr>
        <w:tab/>
      </w:r>
      <w:r>
        <w:rPr>
          <w:rFonts w:ascii="Arial" w:hAnsi="Arial" w:cs="Arial"/>
          <w:b/>
          <w:color w:val="000000"/>
          <w:sz w:val="22"/>
          <w:lang w:eastAsia="ja-JP"/>
        </w:rPr>
        <w:tab/>
      </w:r>
      <w:r>
        <w:rPr>
          <w:rFonts w:ascii="Arial" w:hAnsi="Arial" w:cs="Arial"/>
          <w:color w:val="000000"/>
          <w:sz w:val="22"/>
          <w:lang w:eastAsia="ja-JP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8.1.1</w:t>
      </w:r>
    </w:p>
    <w:p>
      <w:pPr>
        <w:spacing w:after="120"/>
        <w:ind w:left="1985" w:hanging="1985"/>
        <w:rPr>
          <w:rFonts w:ascii="Arial" w:hAnsi="Arial" w:cs="Arial"/>
          <w:color w:val="000000"/>
          <w:sz w:val="22"/>
          <w:lang w:val="en-US" w:eastAsia="zh-CN"/>
        </w:rPr>
      </w:pPr>
      <w:r>
        <w:rPr>
          <w:rFonts w:ascii="Arial" w:hAnsi="Arial" w:cs="Arial"/>
          <w:b/>
          <w:sz w:val="22"/>
        </w:rPr>
        <w:t>Source:</w:t>
      </w:r>
      <w:r>
        <w:rPr>
          <w:rFonts w:ascii="Arial" w:hAnsi="Arial" w:cs="Arial"/>
          <w:b/>
          <w:sz w:val="22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ZTE Corporation</w:t>
      </w:r>
    </w:p>
    <w:p>
      <w:pPr>
        <w:spacing w:after="120"/>
        <w:ind w:left="1985" w:hanging="1985"/>
        <w:rPr>
          <w:rFonts w:ascii="Arial" w:hAnsi="Arial" w:cs="Arial"/>
          <w:color w:val="000000"/>
          <w:sz w:val="22"/>
          <w:lang w:val="en-US" w:eastAsia="zh-CN"/>
        </w:rPr>
      </w:pPr>
      <w:r>
        <w:rPr>
          <w:rFonts w:ascii="Arial" w:hAnsi="Arial" w:cs="Arial"/>
          <w:b/>
          <w:color w:val="000000"/>
          <w:sz w:val="22"/>
        </w:rPr>
        <w:t>Title:</w:t>
      </w:r>
      <w:r>
        <w:rPr>
          <w:rFonts w:ascii="Arial" w:hAnsi="Arial" w:cs="Arial"/>
          <w:b/>
          <w:color w:val="000000"/>
          <w:sz w:val="22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Way Forward for [119][362] </w:t>
      </w:r>
      <w:r>
        <w:rPr>
          <w:rFonts w:ascii="Arial" w:hAnsi="Arial" w:cs="Arial"/>
          <w:color w:val="000000"/>
          <w:sz w:val="22"/>
          <w:lang w:val="en-US" w:eastAsia="zh-CN"/>
        </w:rPr>
        <w:t>6G_Sensing_coex_test_req</w:t>
      </w:r>
    </w:p>
    <w:p>
      <w:pPr>
        <w:spacing w:after="120"/>
        <w:ind w:left="1985" w:hanging="1985"/>
        <w:rPr>
          <w:rFonts w:ascii="Arial" w:hAnsi="Arial" w:cs="Arial"/>
          <w:color w:val="000000"/>
          <w:sz w:val="22"/>
          <w:lang w:val="en-US" w:eastAsia="zh-CN"/>
        </w:rPr>
      </w:pPr>
      <w:r>
        <w:rPr>
          <w:rFonts w:ascii="Arial" w:hAnsi="Arial" w:cs="Arial"/>
          <w:b/>
          <w:color w:val="000000"/>
          <w:sz w:val="22"/>
        </w:rPr>
        <w:t>Document for:</w:t>
      </w:r>
      <w:r>
        <w:rPr>
          <w:rFonts w:ascii="Arial" w:hAnsi="Arial" w:cs="Arial"/>
          <w:b/>
          <w:color w:val="000000"/>
          <w:sz w:val="22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Approval</w:t>
      </w:r>
    </w:p>
    <w:p>
      <w:pPr>
        <w:pStyle w:val="2"/>
        <w:ind w:left="432" w:hanging="432"/>
        <w:rPr>
          <w:color w:val="0070C0"/>
          <w:lang w:val="en-US"/>
        </w:rPr>
      </w:pPr>
      <w:r>
        <w:rPr>
          <w:rFonts w:hint="eastAsia"/>
          <w:b/>
          <w:bCs/>
          <w:lang w:val="en-US" w:eastAsia="zh-CN"/>
        </w:rPr>
        <w:t>WF</w:t>
      </w:r>
    </w:p>
    <w:p>
      <w:pPr>
        <w:pStyle w:val="3"/>
      </w:pPr>
      <w:r>
        <w:rPr>
          <w:rFonts w:hint="eastAsia"/>
          <w:lang w:eastAsia="ja-JP"/>
        </w:rPr>
        <w:t>Co-existence simulation scenario</w:t>
      </w:r>
      <w:bookmarkEnd w:id="0"/>
      <w:bookmarkEnd w:id="1"/>
    </w:p>
    <w:p>
      <w:pPr>
        <w:pStyle w:val="22"/>
        <w:jc w:val="left"/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Agreement for deployment scenario of the TRP/BS mono-static,</w:t>
      </w:r>
      <w:r>
        <w:rPr>
          <w:rFonts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>bi-static sensing mode: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 xml:space="preserve">Urban Macro 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FFS for SMa and rural area</w:t>
      </w:r>
    </w:p>
    <w:p>
      <w:pPr>
        <w:rPr>
          <w:rFonts w:eastAsia="宋体"/>
          <w:lang w:val="en-US" w:eastAsia="zh-CN"/>
        </w:rPr>
      </w:pPr>
    </w:p>
    <w:p>
      <w:pPr>
        <w:pStyle w:val="22"/>
        <w:jc w:val="left"/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Agreement for candidate frequency range of the TRP/BS mono-static,</w:t>
      </w:r>
      <w:r>
        <w:rPr>
          <w:rFonts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>bi-static sensing mode: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hint="eastAsia" w:ascii="Times New Roman" w:hAnsi="Times New Roman" w:eastAsia="宋体"/>
          <w:b w:val="0"/>
          <w:bCs/>
          <w:lang w:val="en-US" w:eastAsia="zh-CN"/>
        </w:rPr>
        <w:t>4GHz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hint="eastAsia" w:ascii="Times New Roman" w:hAnsi="Times New Roman" w:eastAsia="宋体"/>
          <w:b w:val="0"/>
          <w:bCs/>
          <w:lang w:val="en-US" w:eastAsia="zh-CN"/>
        </w:rPr>
        <w:t>7GHz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hint="eastAsia" w:ascii="Times New Roman" w:hAnsi="Times New Roman" w:eastAsia="宋体"/>
          <w:b w:val="0"/>
          <w:bCs/>
          <w:lang w:val="en-US" w:eastAsia="zh-CN"/>
        </w:rPr>
        <w:t xml:space="preserve">30GHz </w:t>
      </w:r>
    </w:p>
    <w:p>
      <w:pPr>
        <w:rPr>
          <w:rFonts w:eastAsia="宋体"/>
          <w:lang w:val="en-US" w:eastAsia="zh-CN"/>
        </w:rPr>
      </w:pPr>
    </w:p>
    <w:p>
      <w:pPr>
        <w:pStyle w:val="22"/>
        <w:jc w:val="left"/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Agreement for sensing signal bandwidth of the TRP/BS mono-static,</w:t>
      </w:r>
      <w:r>
        <w:rPr>
          <w:rFonts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>bi-static sensing mode: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100MHz for 4GHz</w:t>
      </w:r>
    </w:p>
    <w:p>
      <w:pPr>
        <w:pStyle w:val="22"/>
        <w:numPr>
          <w:ilvl w:val="1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 xml:space="preserve">FFS for 200MHz and [400MHz(optional)] </w:t>
      </w:r>
      <w:r>
        <w:rPr>
          <w:rFonts w:ascii="Times New Roman" w:hAnsi="Times New Roman" w:eastAsia="宋体"/>
          <w:b w:val="0"/>
          <w:bCs/>
          <w:lang w:val="en-US" w:eastAsia="zh-CN"/>
        </w:rPr>
        <w:t>and depends on the outcome of system parameter discussion.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100MHz, 200MHz and 400MHz(optional) for 7GHz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200MHz</w:t>
      </w:r>
      <w:r>
        <w:rPr>
          <w:rFonts w:hint="eastAsia" w:ascii="Times New Roman" w:hAnsi="Times New Roman" w:eastAsia="宋体"/>
          <w:b w:val="0"/>
          <w:bCs/>
          <w:lang w:val="en-US" w:eastAsia="zh-CN"/>
        </w:rPr>
        <w:t xml:space="preserve">, </w:t>
      </w:r>
      <w:r>
        <w:rPr>
          <w:rFonts w:ascii="Times New Roman" w:hAnsi="Times New Roman" w:eastAsia="宋体"/>
          <w:b w:val="0"/>
          <w:bCs/>
          <w:lang w:val="en-US" w:eastAsia="zh-CN"/>
        </w:rPr>
        <w:t xml:space="preserve">400MHz for 30GHz </w:t>
      </w:r>
    </w:p>
    <w:p>
      <w:pPr>
        <w:rPr>
          <w:rFonts w:eastAsia="宋体"/>
          <w:lang w:val="en-US" w:eastAsia="zh-CN"/>
        </w:rPr>
      </w:pPr>
    </w:p>
    <w:p>
      <w:pPr>
        <w:pStyle w:val="22"/>
        <w:jc w:val="left"/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Agreement for TRP bi-static sensing mode: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For TN network, reuse the same assumption as TRP/BS mono-static sensing mode;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For ISAC BS network, reuse the same assumption of antenna configuration of TDM as defined for TRP/BS mono-static sensing mode;</w:t>
      </w:r>
    </w:p>
    <w:p>
      <w:pPr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br w:type="page"/>
      </w:r>
    </w:p>
    <w:p>
      <w:pPr>
        <w:pStyle w:val="22"/>
        <w:jc w:val="left"/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Agreement for deployment scenario of the TRP-UE,bi-static sensing mode/Vehicle as passive objective:</w:t>
      </w:r>
    </w:p>
    <w:p>
      <w:pPr>
        <w:pStyle w:val="22"/>
        <w:numPr>
          <w:ilvl w:val="0"/>
          <w:numId w:val="0"/>
        </w:numPr>
        <w:ind w:left="0" w:firstLine="0"/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FFS which deployment scenario to consider between Urban Macro highway</w:t>
      </w:r>
      <w:r>
        <w:rPr>
          <w:rFonts w:ascii="Times New Roman" w:hAnsi="Times New Roman" w:eastAsia="宋体"/>
          <w:bCs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bCs w:val="0"/>
          <w:lang w:val="en-US" w:eastAsia="zh-CN"/>
        </w:rPr>
        <w:t>and</w:t>
      </w:r>
      <w:r>
        <w:rPr>
          <w:rFonts w:ascii="Times New Roman" w:hAnsi="Times New Roman" w:eastAsia="宋体"/>
          <w:bCs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bCs/>
          <w:lang w:val="en-US" w:eastAsia="zh-CN"/>
        </w:rPr>
        <w:t xml:space="preserve">Urban Macro Manhattan grid </w:t>
      </w:r>
    </w:p>
    <w:p>
      <w:pPr>
        <w:pStyle w:val="22"/>
        <w:numPr>
          <w:ilvl w:val="0"/>
          <w:numId w:val="0"/>
        </w:numPr>
        <w:ind w:left="0" w:firstLine="0"/>
        <w:jc w:val="left"/>
        <w:rPr>
          <w:rFonts w:eastAsia="宋体"/>
          <w:highlight w:val="green"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FFS for SMa and rural area</w:t>
      </w:r>
      <w:r>
        <w:rPr>
          <w:rFonts w:eastAsia="宋体"/>
          <w:lang w:val="en-US" w:eastAsia="zh-CN"/>
        </w:rPr>
        <w:br w:type="page"/>
      </w:r>
    </w:p>
    <w:p>
      <w:pPr>
        <w:pStyle w:val="22"/>
        <w:jc w:val="left"/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Agreement for TRP-UE bistatic sensing mode: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hint="eastAsia" w:ascii="Times New Roman" w:hAnsi="Times New Roman" w:eastAsia="宋体"/>
          <w:b w:val="0"/>
          <w:bCs/>
          <w:lang w:val="en-US" w:eastAsia="zh-CN"/>
        </w:rPr>
        <w:t>For TN network, reuse the same assumption as TRP/BS mono-static sensing mode;</w:t>
      </w:r>
    </w:p>
    <w:p>
      <w:pPr>
        <w:pStyle w:val="22"/>
        <w:numPr>
          <w:ilvl w:val="0"/>
          <w:numId w:val="2"/>
        </w:numPr>
        <w:jc w:val="left"/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hint="eastAsia" w:ascii="Times New Roman" w:hAnsi="Times New Roman" w:eastAsia="宋体"/>
          <w:b w:val="0"/>
          <w:bCs/>
          <w:lang w:val="en-US" w:eastAsia="zh-CN"/>
        </w:rPr>
        <w:t>For ISAC BS network, FFS</w:t>
      </w:r>
    </w:p>
    <w:p>
      <w:pPr>
        <w:pStyle w:val="22"/>
        <w:rPr>
          <w:rFonts w:eastAsia="宋体"/>
          <w:lang w:val="en-US" w:eastAsia="zh-CN"/>
        </w:rPr>
      </w:pPr>
    </w:p>
    <w:p>
      <w:pPr>
        <w:pStyle w:val="22"/>
        <w:jc w:val="left"/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FFS for the indoor scenario</w:t>
      </w:r>
    </w:p>
    <w:p>
      <w:pPr>
        <w:pStyle w:val="22"/>
        <w:rPr>
          <w:rFonts w:eastAsia="宋体"/>
          <w:lang w:val="en-US" w:eastAsia="zh-CN"/>
        </w:rPr>
      </w:pPr>
    </w:p>
    <w:p>
      <w:pPr>
        <w:pStyle w:val="22"/>
        <w:jc w:val="left"/>
        <w:rPr>
          <w:rFonts w:eastAsia="宋体"/>
          <w:lang w:val="en-US" w:eastAsia="ja-JP"/>
        </w:rPr>
      </w:pPr>
      <w:bookmarkStart w:id="2" w:name="_Toc494384406"/>
      <w:bookmarkStart w:id="3" w:name="_Toc98750615"/>
      <w:r>
        <w:rPr>
          <w:rFonts w:hint="eastAsia" w:eastAsia="宋体"/>
          <w:lang w:val="en-US" w:eastAsia="zh-CN"/>
        </w:rPr>
        <w:t xml:space="preserve">Agreement for </w:t>
      </w:r>
      <w:r>
        <w:rPr>
          <w:rFonts w:hint="eastAsia" w:eastAsia="宋体"/>
          <w:lang w:val="en-US" w:eastAsia="ja-JP"/>
        </w:rPr>
        <w:t>Network layout model</w:t>
      </w:r>
      <w:bookmarkEnd w:id="2"/>
      <w:bookmarkEnd w:id="3"/>
    </w:p>
    <w:p>
      <w:pPr>
        <w:keepNext/>
        <w:keepLines/>
        <w:ind w:left="1417" w:hanging="1417"/>
        <w:rPr>
          <w:rFonts w:eastAsia="宋体"/>
          <w:lang w:val="en-US" w:eastAsia="zh-CN"/>
        </w:rPr>
      </w:pPr>
      <w:bookmarkStart w:id="4" w:name="_Toc98750616"/>
      <w:bookmarkStart w:id="5" w:name="_Toc494384407"/>
      <w:r>
        <w:rPr>
          <w:rFonts w:hint="eastAsia"/>
          <w:lang w:eastAsia="ja-JP"/>
        </w:rPr>
        <w:t>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.1.1</w:t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>Urban macro</w:t>
      </w:r>
      <w:bookmarkEnd w:id="4"/>
      <w:bookmarkEnd w:id="5"/>
      <w:r>
        <w:rPr>
          <w:rFonts w:hint="eastAsia" w:eastAsia="宋体"/>
          <w:lang w:val="en-US" w:eastAsia="zh-CN"/>
        </w:rPr>
        <w:t xml:space="preserve"> and FFS for Sub-urban Macro in FR1</w:t>
      </w:r>
    </w:p>
    <w:p>
      <w:pPr>
        <w:rPr>
          <w:lang w:eastAsia="ja-JP"/>
        </w:rPr>
      </w:pPr>
      <w:r>
        <w:rPr>
          <w:rFonts w:hint="eastAsia"/>
          <w:lang w:eastAsia="ja-JP"/>
        </w:rPr>
        <w:t>Details on network layout model are listed in Table 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.1.1-</w:t>
      </w:r>
      <w:r>
        <w:t>1</w:t>
      </w:r>
      <w:r>
        <w:rPr>
          <w:rFonts w:hint="eastAsia"/>
          <w:lang w:eastAsia="ja-JP"/>
        </w:rPr>
        <w:t xml:space="preserve"> and 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.1.1-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  <w:lang w:eastAsia="ja-JP"/>
        </w:rPr>
        <w:t>.</w:t>
      </w:r>
    </w:p>
    <w:p>
      <w:pPr>
        <w:pStyle w:val="22"/>
        <w:rPr>
          <w:rFonts w:eastAsia="宋体"/>
          <w:lang w:val="en-US" w:eastAsia="zh-CN"/>
        </w:rPr>
      </w:pPr>
      <w:r>
        <w:t xml:space="preserve">Table </w:t>
      </w:r>
      <w:r>
        <w:rPr>
          <w:rFonts w:hint="eastAsia"/>
          <w:lang w:eastAsia="ja-JP"/>
        </w:rPr>
        <w:t>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.1.1-</w:t>
      </w:r>
      <w:r>
        <w:t>1</w:t>
      </w:r>
      <w:r>
        <w:rPr>
          <w:rFonts w:hint="eastAsia"/>
          <w:lang w:eastAsia="ja-JP"/>
        </w:rPr>
        <w:t xml:space="preserve">: </w:t>
      </w:r>
      <w:r>
        <w:t>Single operator layout</w:t>
      </w:r>
      <w:r>
        <w:rPr>
          <w:rFonts w:hint="eastAsia"/>
          <w:lang w:eastAsia="ja-JP"/>
        </w:rPr>
        <w:t xml:space="preserve"> for urban macro</w:t>
      </w:r>
      <w:r>
        <w:rPr>
          <w:rFonts w:hint="eastAsia" w:eastAsia="宋体"/>
          <w:lang w:val="en-US" w:eastAsia="zh-CN"/>
        </w:rPr>
        <w:t xml:space="preserve"> for TN </w:t>
      </w:r>
      <w:r>
        <w:rPr>
          <w:rFonts w:eastAsia="宋体"/>
          <w:lang w:val="en-US" w:eastAsia="zh-CN"/>
        </w:rPr>
        <w:t>network</w:t>
      </w:r>
      <w:r>
        <w:rPr>
          <w:rFonts w:hint="eastAsia" w:eastAsia="宋体"/>
          <w:lang w:val="en-US" w:eastAsia="zh-CN"/>
        </w:rPr>
        <w:t xml:space="preserve"> at 4GHz and 7GHz [TR 38.921]</w:t>
      </w:r>
    </w:p>
    <w:tbl>
      <w:tblPr>
        <w:tblStyle w:val="16"/>
        <w:tblW w:w="952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680"/>
        <w:gridCol w:w="2680"/>
        <w:gridCol w:w="25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Parameters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Values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Remark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Network layout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hexagonal grid, 19 macro sites, 3 sectors per site with wrap around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Inter-site distance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cs="Arial"/>
                <w:lang w:eastAsia="ja-JP"/>
              </w:rPr>
            </w:pPr>
            <w:r>
              <w:rPr>
                <w:rFonts w:cs="Arial"/>
                <w:lang w:eastAsia="ja-JP"/>
              </w:rPr>
              <w:t>0.</w:t>
            </w:r>
            <w:r>
              <w:rPr>
                <w:rFonts w:hint="eastAsia" w:eastAsia="宋体" w:cs="Arial"/>
                <w:lang w:val="en-US" w:eastAsia="zh-CN"/>
              </w:rPr>
              <w:t>5</w:t>
            </w:r>
            <w:r>
              <w:rPr>
                <w:rFonts w:cs="Arial"/>
                <w:lang w:eastAsia="ja-JP"/>
              </w:rPr>
              <w:t xml:space="preserve"> km</w:t>
            </w:r>
            <w:r>
              <w:rPr>
                <w:rFonts w:hint="eastAsia" w:cs="Arial"/>
                <w:lang w:eastAsia="ja-JP"/>
              </w:rPr>
              <w:t xml:space="preserve"> (</w:t>
            </w:r>
            <w:r>
              <w:rPr>
                <w:rFonts w:cs="Arial"/>
                <w:lang w:eastAsia="ja-JP"/>
              </w:rPr>
              <w:t>urban</w:t>
            </w:r>
            <w:r>
              <w:rPr>
                <w:rFonts w:hint="eastAsia" w:cs="Arial"/>
                <w:lang w:eastAsia="ja-JP"/>
              </w:rPr>
              <w:t>)</w:t>
            </w:r>
            <w:r>
              <w:rPr>
                <w:rFonts w:cs="Arial"/>
                <w:lang w:eastAsia="ja-JP"/>
              </w:rPr>
              <w:t xml:space="preserve"> (Note 1)</w:t>
            </w:r>
          </w:p>
          <w:p>
            <w:pPr>
              <w:pStyle w:val="24"/>
              <w:rPr>
                <w:rFonts w:cs="Arial"/>
                <w:lang w:eastAsia="ja-JP"/>
              </w:rPr>
            </w:pPr>
            <w:r>
              <w:rPr>
                <w:rFonts w:hint="eastAsia" w:eastAsia="宋体" w:cs="Arial"/>
                <w:lang w:val="en-US" w:eastAsia="zh-CN"/>
              </w:rPr>
              <w:t xml:space="preserve">FFS for </w:t>
            </w:r>
            <w:r>
              <w:rPr>
                <w:rFonts w:cs="Arial"/>
                <w:lang w:eastAsia="ja-JP"/>
              </w:rPr>
              <w:t>0.9 k</w:t>
            </w:r>
            <w:r>
              <w:rPr>
                <w:rFonts w:hint="eastAsia" w:cs="Arial"/>
                <w:lang w:eastAsia="ja-JP"/>
              </w:rPr>
              <w:t>m (</w:t>
            </w:r>
            <w:r>
              <w:rPr>
                <w:rFonts w:cs="Arial"/>
                <w:lang w:eastAsia="ja-JP"/>
              </w:rPr>
              <w:t>suburban</w:t>
            </w:r>
            <w:r>
              <w:rPr>
                <w:rFonts w:hint="eastAsia" w:cs="Arial"/>
                <w:lang w:eastAsia="ja-JP"/>
              </w:rPr>
              <w:t>)</w:t>
            </w:r>
          </w:p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lang w:val="en-US" w:eastAsia="zh-CN"/>
              </w:rPr>
              <w:t>FFS for Rural area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lang w:val="en-US" w:eastAsia="zh-CN"/>
              </w:rPr>
              <w:t>NOTE:</w:t>
            </w:r>
          </w:p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lang w:val="en-US" w:eastAsia="zh-CN"/>
              </w:rPr>
              <w:t>0.5km is to aligned with the simulation assumption for 7GHz as captured in WF R4-2605008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BS antenna height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lang w:eastAsia="ja-JP"/>
              </w:rPr>
            </w:pPr>
            <w:r>
              <w:rPr>
                <w:lang w:eastAsia="ja-JP"/>
              </w:rPr>
              <w:t>20 m (urban)</w:t>
            </w:r>
          </w:p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25 m (suburban)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UE location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Outdoor/indoor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Outdoor and indoor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Indoor UE ratio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cs="Arial"/>
                <w:lang w:val="en-US" w:eastAsia="ja-JP"/>
              </w:rPr>
            </w:pPr>
            <w:r>
              <w:rPr>
                <w:rFonts w:hint="eastAsia"/>
                <w:lang w:eastAsia="ja-JP"/>
              </w:rPr>
              <w:t>20%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cs="Arial"/>
                <w:lang w:val="en-US" w:eastAsia="ja-JP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Low/high Penetration loss ratio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50% low loss, 50% high loss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LOS/NLOS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LOS and NLOS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UE antenna height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val="nl-NL" w:eastAsia="ja-JP"/>
              </w:rPr>
              <w:t>Same as 3D-UMa in TR 36.873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UE distribution (horizontal)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Uniform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Minimum BS - UE distance (2D)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35 m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Channel model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lang w:eastAsia="ja-JP"/>
              </w:rPr>
              <w:t>UMa</w:t>
            </w:r>
            <w:r>
              <w:rPr>
                <w:rFonts w:hint="eastAsia" w:eastAsia="宋体"/>
                <w:lang w:val="en-US" w:eastAsia="zh-CN"/>
              </w:rPr>
              <w:t>, FFS for Sma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lang w:val="en-US" w:eastAsia="zh-CN"/>
              </w:rPr>
              <w:t>As defined in TR 38.901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Shadowing correlation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eastAsia="ja-JP"/>
              </w:rPr>
            </w:pPr>
            <w:r>
              <w:rPr>
                <w:lang w:eastAsia="ja-JP"/>
              </w:rPr>
              <w:t>Between cells: 1.0</w:t>
            </w:r>
          </w:p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Between sites: 0.5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</w:tbl>
    <w:p>
      <w:pPr>
        <w:rPr>
          <w:lang w:eastAsia="ja-JP"/>
        </w:rPr>
      </w:pPr>
    </w:p>
    <w:p>
      <w:pPr>
        <w:pStyle w:val="22"/>
        <w:rPr>
          <w:rFonts w:eastAsia="宋体"/>
          <w:lang w:val="en-US" w:eastAsia="zh-CN"/>
        </w:rPr>
      </w:pPr>
      <w:r>
        <w:t xml:space="preserve">Table </w:t>
      </w:r>
      <w:r>
        <w:rPr>
          <w:rFonts w:hint="eastAsia"/>
          <w:lang w:eastAsia="ja-JP"/>
        </w:rPr>
        <w:t>5</w:t>
      </w:r>
      <w:r>
        <w:t>.</w:t>
      </w:r>
      <w:r>
        <w:rPr>
          <w:rFonts w:hint="eastAsia"/>
          <w:lang w:eastAsia="ja-JP"/>
        </w:rPr>
        <w:t>2.1.1-</w:t>
      </w:r>
      <w:r>
        <w:t>1</w:t>
      </w:r>
      <w:r>
        <w:rPr>
          <w:rFonts w:hint="eastAsia"/>
          <w:lang w:eastAsia="ja-JP"/>
        </w:rPr>
        <w:t xml:space="preserve">: </w:t>
      </w:r>
      <w:r>
        <w:t>Single operator layout</w:t>
      </w:r>
      <w:r>
        <w:rPr>
          <w:rFonts w:hint="eastAsia"/>
          <w:lang w:eastAsia="ja-JP"/>
        </w:rPr>
        <w:t xml:space="preserve"> for urban macro</w:t>
      </w:r>
      <w:r>
        <w:rPr>
          <w:rFonts w:hint="eastAsia" w:eastAsia="宋体"/>
          <w:lang w:val="en-US" w:eastAsia="zh-CN"/>
        </w:rPr>
        <w:t xml:space="preserve"> for </w:t>
      </w:r>
      <w:r>
        <w:rPr>
          <w:rFonts w:eastAsia="宋体"/>
          <w:lang w:val="en-US" w:eastAsia="zh-CN"/>
        </w:rPr>
        <w:t>ISAC network</w:t>
      </w:r>
      <w:r>
        <w:rPr>
          <w:rFonts w:hint="eastAsia" w:eastAsia="宋体"/>
          <w:lang w:val="en-US" w:eastAsia="zh-CN"/>
        </w:rPr>
        <w:t xml:space="preserve"> at 4GHz and 7GHz of 6G sensing BS</w:t>
      </w:r>
    </w:p>
    <w:tbl>
      <w:tblPr>
        <w:tblStyle w:val="16"/>
        <w:tblW w:w="952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80"/>
        <w:gridCol w:w="2680"/>
        <w:gridCol w:w="25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Parameters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Values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Remark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Network layout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hexagonal grid, 19 macro sites, 3 sectors per site with wrap around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Inter-site distance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cs="Arial"/>
                <w:lang w:eastAsia="ja-JP"/>
              </w:rPr>
            </w:pPr>
            <w:r>
              <w:rPr>
                <w:rFonts w:cs="Arial"/>
                <w:lang w:eastAsia="ja-JP"/>
              </w:rPr>
              <w:t>0.</w:t>
            </w:r>
            <w:r>
              <w:rPr>
                <w:rFonts w:hint="eastAsia" w:eastAsia="宋体" w:cs="Arial"/>
                <w:lang w:val="en-US" w:eastAsia="zh-CN"/>
              </w:rPr>
              <w:t>5</w:t>
            </w:r>
            <w:r>
              <w:rPr>
                <w:rFonts w:cs="Arial"/>
                <w:lang w:eastAsia="ja-JP"/>
              </w:rPr>
              <w:t xml:space="preserve"> km</w:t>
            </w:r>
            <w:r>
              <w:rPr>
                <w:rFonts w:hint="eastAsia" w:cs="Arial"/>
                <w:lang w:eastAsia="ja-JP"/>
              </w:rPr>
              <w:t xml:space="preserve"> (</w:t>
            </w:r>
            <w:r>
              <w:rPr>
                <w:rFonts w:cs="Arial"/>
                <w:lang w:eastAsia="ja-JP"/>
              </w:rPr>
              <w:t>urban</w:t>
            </w:r>
            <w:r>
              <w:rPr>
                <w:rFonts w:hint="eastAsia" w:cs="Arial"/>
                <w:lang w:eastAsia="ja-JP"/>
              </w:rPr>
              <w:t>)</w:t>
            </w:r>
            <w:r>
              <w:rPr>
                <w:rFonts w:cs="Arial"/>
                <w:lang w:eastAsia="ja-JP"/>
              </w:rPr>
              <w:t xml:space="preserve"> (Note 1)</w:t>
            </w:r>
          </w:p>
          <w:p>
            <w:pPr>
              <w:pStyle w:val="24"/>
              <w:rPr>
                <w:rFonts w:cs="Arial"/>
                <w:lang w:eastAsia="ja-JP"/>
              </w:rPr>
            </w:pPr>
            <w:r>
              <w:rPr>
                <w:rFonts w:hint="eastAsia" w:eastAsia="宋体" w:cs="Arial"/>
                <w:lang w:val="en-US" w:eastAsia="zh-CN"/>
              </w:rPr>
              <w:t xml:space="preserve">FFS for </w:t>
            </w:r>
            <w:r>
              <w:rPr>
                <w:rFonts w:cs="Arial"/>
                <w:lang w:eastAsia="ja-JP"/>
              </w:rPr>
              <w:t>0.9 k</w:t>
            </w:r>
            <w:r>
              <w:rPr>
                <w:rFonts w:hint="eastAsia" w:cs="Arial"/>
                <w:lang w:eastAsia="ja-JP"/>
              </w:rPr>
              <w:t>m (</w:t>
            </w:r>
            <w:r>
              <w:rPr>
                <w:rFonts w:cs="Arial"/>
                <w:lang w:eastAsia="ja-JP"/>
              </w:rPr>
              <w:t>suburban</w:t>
            </w:r>
            <w:r>
              <w:rPr>
                <w:rFonts w:hint="eastAsia" w:cs="Arial"/>
                <w:lang w:eastAsia="ja-JP"/>
              </w:rPr>
              <w:t>)</w:t>
            </w:r>
          </w:p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lang w:val="en-US" w:eastAsia="zh-CN"/>
              </w:rPr>
              <w:t>FFS for Rural area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BS antenna height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lang w:eastAsia="ja-JP"/>
              </w:rPr>
            </w:pPr>
            <w:r>
              <w:rPr>
                <w:lang w:eastAsia="ja-JP"/>
              </w:rPr>
              <w:t>20 m (urban)</w:t>
            </w:r>
          </w:p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25 m (suburban)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jc w:val="both"/>
              <w:rPr>
                <w:rFonts w:eastAsia="宋体"/>
                <w:kern w:val="24"/>
                <w:lang w:val="en-US" w:eastAsia="zh-CN"/>
              </w:rPr>
            </w:pPr>
            <w:r>
              <w:rPr>
                <w:rFonts w:hint="eastAsia" w:eastAsia="宋体"/>
                <w:kern w:val="24"/>
                <w:lang w:val="en-US" w:eastAsia="zh-CN"/>
              </w:rPr>
              <w:t xml:space="preserve">              Beam steering 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/>
                <w:kern w:val="24"/>
                <w:lang w:val="en-US" w:eastAsia="zh-CN"/>
              </w:rPr>
            </w:pPr>
            <w:r>
              <w:rPr>
                <w:rFonts w:hint="eastAsia" w:eastAsia="宋体"/>
                <w:kern w:val="24"/>
                <w:lang w:val="en-US" w:eastAsia="zh-CN"/>
              </w:rPr>
              <w:t>Boresight direction for Tx/Rx calibration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/>
                <w:kern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Channel model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lang w:eastAsia="ja-JP"/>
              </w:rPr>
              <w:t>UM</w:t>
            </w:r>
            <w:r>
              <w:rPr>
                <w:rFonts w:hint="eastAsia" w:eastAsia="宋体"/>
                <w:lang w:val="en-US" w:eastAsia="zh-CN"/>
              </w:rPr>
              <w:t>a-AV , FFS for Sma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lang w:val="en-US" w:eastAsia="zh-CN"/>
              </w:rPr>
              <w:t>As defined in TR 38.901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Shadowing correlation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eastAsia="ja-JP"/>
              </w:rPr>
            </w:pPr>
            <w:r>
              <w:rPr>
                <w:lang w:eastAsia="ja-JP"/>
              </w:rPr>
              <w:t>Between cells: 1.0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lang w:eastAsia="ja-JP"/>
              </w:rPr>
              <w:t xml:space="preserve">Between sites: 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rPr>
                <w:lang w:eastAsia="ja-JP"/>
              </w:rPr>
              <w:t>.</w:t>
            </w:r>
            <w:r>
              <w:rPr>
                <w:rFonts w:hint="eastAsia" w:eastAsia="宋体"/>
                <w:lang w:val="en-US" w:eastAsia="zh-CN"/>
              </w:rPr>
              <w:t>0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For the calibration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</w:tbl>
    <w:p>
      <w:pPr>
        <w:rPr>
          <w:lang w:eastAsia="ja-JP"/>
        </w:rPr>
      </w:pPr>
    </w:p>
    <w:p>
      <w:pPr>
        <w:rPr>
          <w:rFonts w:eastAsia="宋体"/>
          <w:lang w:val="en-US" w:eastAsia="zh-CN"/>
        </w:rPr>
      </w:pPr>
      <w:r>
        <w:rPr>
          <w:rFonts w:eastAsia="宋体"/>
          <w:lang w:val="en-US" w:eastAsia="zh-CN"/>
        </w:rPr>
        <w:t>Additional simulation parameters shown below. Reference (</w:t>
      </w:r>
      <w:r>
        <w:rPr>
          <w:rFonts w:hint="eastAsia" w:eastAsia="宋体"/>
          <w:lang w:val="en-US" w:eastAsia="zh-CN"/>
        </w:rPr>
        <w:t>RAN1 ISAC TR 38.765 Annex A</w:t>
      </w:r>
      <w:r>
        <w:rPr>
          <w:rFonts w:eastAsia="宋体"/>
          <w:lang w:val="en-US" w:eastAsia="zh-CN"/>
        </w:rPr>
        <w:t xml:space="preserve">). 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1889"/>
        <w:gridCol w:w="57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38" w:type="pct"/>
            <w:vMerge w:val="restar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Sensing target</w:t>
            </w: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Target type</w:t>
            </w: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UAV with small size (0.3m x 0.4m x 0.2m)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38" w:type="pct"/>
            <w:vMerge w:val="continue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3D distribution</w:t>
            </w: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等线"/>
                <w:lang w:val="en-US" w:eastAsia="zh-CN"/>
              </w:rPr>
            </w:pPr>
            <w:r>
              <w:rPr>
                <w:rFonts w:eastAsia="等线"/>
              </w:rPr>
              <w:t xml:space="preserve">N targets per sector </w:t>
            </w:r>
            <w:r>
              <w:rPr>
                <w:rFonts w:hint="eastAsia" w:eastAsia="等线"/>
                <w:lang w:val="en-US" w:eastAsia="zh-CN"/>
              </w:rPr>
              <w:t>per sector</w:t>
            </w: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等线"/>
                <w:lang w:val="en-US" w:eastAsia="zh-CN"/>
              </w:rPr>
            </w:pPr>
            <w:r>
              <w:t>-</w:t>
            </w:r>
            <w:r>
              <w:tab/>
            </w:r>
            <w:r>
              <w:t xml:space="preserve">N </w:t>
            </w:r>
            <w:r>
              <w:rPr>
                <w:rFonts w:eastAsia="等线"/>
              </w:rPr>
              <w:t xml:space="preserve">= </w:t>
            </w:r>
            <w:r>
              <w:rPr>
                <w:rFonts w:hint="eastAsia" w:eastAsia="等线"/>
                <w:lang w:val="en-US" w:eastAsia="zh-CN"/>
              </w:rPr>
              <w:t xml:space="preserve">1 for the pathloss calibration purpose </w:t>
            </w: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等线"/>
                <w:lang w:val="en-US" w:eastAsia="zh-CN"/>
              </w:rPr>
            </w:pP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等线"/>
                <w:lang w:eastAsia="zh-CN"/>
              </w:rPr>
            </w:pPr>
            <w:r>
              <w:rPr>
                <w:rFonts w:eastAsia="等线"/>
              </w:rPr>
              <w:t xml:space="preserve">Horizontal plane: Uniformly distributed </w:t>
            </w:r>
            <w:r>
              <w:rPr>
                <w:rFonts w:eastAsia="等线"/>
                <w:lang w:eastAsia="zh-CN"/>
              </w:rPr>
              <w:t>in a sector</w:t>
            </w: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Vertical plane: Uniformly distributed between </w:t>
            </w:r>
            <w:r>
              <w:rPr>
                <w:rFonts w:eastAsia="等线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="等线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5m and 300m</w:t>
            </w:r>
            <w:r>
              <w:rPr>
                <w:rFonts w:hint="eastAsia" w:eastAsia="等线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for the calibration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38" w:type="pct"/>
            <w:vMerge w:val="continue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Mobility</w:t>
            </w: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Horizontal speed: uniformly distributed between 0 and 180km/h</w:t>
            </w: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Vertical speed: 0km/h</w:t>
            </w:r>
          </w:p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NOTE: for th</w:t>
            </w:r>
            <w:r>
              <w:rPr>
                <w:rFonts w:eastAsiaTheme="minorEastAsia"/>
                <w:lang w:val="en-US" w:eastAsia="zh-CN"/>
              </w:rPr>
              <w:t>e</w:t>
            </w:r>
            <w:r>
              <w:rPr>
                <w:rFonts w:hint="eastAsia" w:eastAsiaTheme="minorEastAsia"/>
                <w:lang w:val="en-US" w:eastAsia="zh-CN"/>
              </w:rPr>
              <w:t xml:space="preserve"> </w:t>
            </w:r>
            <w:r>
              <w:rPr>
                <w:rFonts w:eastAsiaTheme="minorEastAsia"/>
                <w:lang w:val="en-US" w:eastAsia="zh-CN"/>
              </w:rPr>
              <w:t xml:space="preserve">RAN4 </w:t>
            </w:r>
            <w:r>
              <w:rPr>
                <w:rFonts w:hint="eastAsia" w:eastAsiaTheme="minorEastAsia"/>
                <w:lang w:val="en-US" w:eastAsia="zh-CN"/>
              </w:rPr>
              <w:t>calibration, the mobility assumption is not needed.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38" w:type="pct"/>
            <w:vMerge w:val="continue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Minimum BS-target 3D distance</w:t>
            </w: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10 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38" w:type="pct"/>
            <w:vMerge w:val="continue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 xml:space="preserve">Minimum target-target (3D) distance </w:t>
            </w: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10 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38" w:type="pct"/>
            <w:vMerge w:val="continue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Outdoor/indoor proportion</w:t>
            </w: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100% outdoor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38" w:type="pct"/>
            <w:vMerge w:val="continue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LOS/NLOS</w:t>
            </w: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LOS and NLOS (NLOS based on LoS probability calculation in TR 38.901).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538" w:type="pct"/>
            <w:vMerge w:val="continue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 xml:space="preserve">Orientation </w:t>
            </w: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Random in horizontal domain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538" w:type="pct"/>
            <w:vMerge w:val="continue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1109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RCS model</w:t>
            </w:r>
          </w:p>
        </w:tc>
        <w:tc>
          <w:tcPr>
            <w:tcW w:w="3352" w:type="pct"/>
            <w:vAlign w:val="center"/>
          </w:tcPr>
          <w:p>
            <w:pPr>
              <w:pStyle w:val="25"/>
              <w:overflowPunct w:val="0"/>
              <w:autoSpaceDE w:val="0"/>
              <w:autoSpaceDN w:val="0"/>
              <w:adjustRightInd w:val="0"/>
              <w:textAlignment w:val="baseline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RCS model 1 for UAV with small size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  <w:jc w:val="center"/>
        </w:trPr>
        <w:tc>
          <w:tcPr>
            <w:tcW w:w="5000" w:type="pct"/>
            <w:gridSpan w:val="3"/>
            <w:vAlign w:val="center"/>
          </w:tcPr>
          <w:p>
            <w:pPr>
              <w:pStyle w:val="27"/>
              <w:overflowPunct w:val="0"/>
              <w:autoSpaceDE w:val="0"/>
              <w:autoSpaceDN w:val="0"/>
              <w:adjustRightInd w:val="0"/>
              <w:ind w:left="0" w:firstLine="0"/>
              <w:textAlignment w:val="baseline"/>
              <w:rPr>
                <w:strike/>
              </w:rPr>
            </w:pPr>
            <w:r>
              <w:rPr>
                <w:rFonts w:hint="eastAsia"/>
              </w:rPr>
              <w:t>N</w:t>
            </w:r>
            <w:r>
              <w:t>OTE 1:</w:t>
            </w:r>
            <w:r>
              <w:rPr>
                <w:rFonts w:eastAsiaTheme="minorEastAsia"/>
                <w:lang w:eastAsia="zh-CN"/>
              </w:rPr>
              <w:tab/>
            </w:r>
            <w:r>
              <w:t>The above options are calculated with BS_maxpower = BS Rx saturation power + antenna isolation by assuming the BS Rx saturation power = -28dBm and the antenna isolation = 65dB and 80dB, respectively.</w:t>
            </w:r>
          </w:p>
        </w:tc>
      </w:tr>
    </w:tbl>
    <w:p>
      <w:pPr>
        <w:rPr>
          <w:lang w:eastAsia="ja-JP"/>
        </w:rPr>
      </w:pPr>
    </w:p>
    <w:p>
      <w:pPr>
        <w:keepNext/>
        <w:keepLines/>
        <w:ind w:left="1417" w:hanging="1417"/>
        <w:rPr>
          <w:rFonts w:eastAsia="宋体"/>
          <w:lang w:val="en-US" w:eastAsia="zh-CN"/>
        </w:rPr>
      </w:pPr>
      <w:r>
        <w:rPr>
          <w:rFonts w:hint="eastAsia"/>
          <w:lang w:eastAsia="ja-JP"/>
        </w:rPr>
        <w:t>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.1.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>Urban macro</w:t>
      </w:r>
      <w:r>
        <w:rPr>
          <w:rFonts w:hint="eastAsia" w:eastAsia="宋体"/>
          <w:lang w:val="en-US" w:eastAsia="zh-CN"/>
        </w:rPr>
        <w:t xml:space="preserve"> in FR2-1</w:t>
      </w:r>
    </w:p>
    <w:p>
      <w:pPr>
        <w:rPr>
          <w:lang w:eastAsia="ja-JP"/>
        </w:rPr>
      </w:pPr>
      <w:r>
        <w:rPr>
          <w:rFonts w:hint="eastAsia"/>
          <w:lang w:eastAsia="ja-JP"/>
        </w:rPr>
        <w:t>Details on network layout model are listed in Table 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.1.</w:t>
      </w:r>
      <w:r>
        <w:rPr>
          <w:rFonts w:hint="eastAsia" w:eastAsia="宋体"/>
          <w:lang w:val="en-US" w:eastAsia="zh-CN"/>
        </w:rPr>
        <w:t>2-1</w:t>
      </w:r>
      <w:r>
        <w:rPr>
          <w:rFonts w:hint="eastAsia"/>
          <w:lang w:eastAsia="ja-JP"/>
        </w:rPr>
        <w:t xml:space="preserve"> and 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.1.</w:t>
      </w:r>
      <w:r>
        <w:rPr>
          <w:rFonts w:hint="eastAsia" w:eastAsia="宋体"/>
          <w:lang w:val="en-US" w:eastAsia="zh-CN"/>
        </w:rPr>
        <w:t>2-2</w:t>
      </w:r>
      <w:r>
        <w:rPr>
          <w:rFonts w:hint="eastAsia"/>
          <w:lang w:eastAsia="ja-JP"/>
        </w:rPr>
        <w:t>.</w:t>
      </w:r>
    </w:p>
    <w:p>
      <w:pPr>
        <w:pStyle w:val="22"/>
        <w:rPr>
          <w:rFonts w:eastAsia="宋体"/>
          <w:lang w:val="en-US" w:eastAsia="zh-CN"/>
        </w:rPr>
      </w:pPr>
      <w:r>
        <w:t xml:space="preserve">Table </w:t>
      </w:r>
      <w:r>
        <w:rPr>
          <w:rFonts w:hint="eastAsia"/>
          <w:lang w:eastAsia="ja-JP"/>
        </w:rPr>
        <w:t>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.1.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  <w:lang w:eastAsia="ja-JP"/>
        </w:rPr>
        <w:t>-</w:t>
      </w:r>
      <w:r>
        <w:t>1</w:t>
      </w:r>
      <w:r>
        <w:rPr>
          <w:rFonts w:hint="eastAsia"/>
          <w:lang w:eastAsia="ja-JP"/>
        </w:rPr>
        <w:t xml:space="preserve">: </w:t>
      </w:r>
      <w:r>
        <w:t>Single operator layout</w:t>
      </w:r>
      <w:r>
        <w:rPr>
          <w:rFonts w:hint="eastAsia"/>
          <w:lang w:eastAsia="ja-JP"/>
        </w:rPr>
        <w:t xml:space="preserve"> for urban macro</w:t>
      </w:r>
      <w:r>
        <w:rPr>
          <w:rFonts w:hint="eastAsia" w:eastAsia="宋体"/>
          <w:lang w:val="en-US" w:eastAsia="zh-CN"/>
        </w:rPr>
        <w:t xml:space="preserve"> for TN UE at 30GHz</w:t>
      </w:r>
    </w:p>
    <w:tbl>
      <w:tblPr>
        <w:tblStyle w:val="16"/>
        <w:tblW w:w="952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680"/>
        <w:gridCol w:w="2680"/>
        <w:gridCol w:w="25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Parameters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Values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Remark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Network layout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hexagonal grid, 19 macro sites, 3 sectors per site with wrap around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Inter-site distance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cs="Arial"/>
                <w:lang w:eastAsia="ja-JP"/>
              </w:rPr>
              <w:t>0.</w:t>
            </w:r>
            <w:r>
              <w:rPr>
                <w:rFonts w:hint="eastAsia" w:eastAsia="宋体" w:cs="Arial"/>
                <w:lang w:val="en-US" w:eastAsia="zh-CN"/>
              </w:rPr>
              <w:t>2</w:t>
            </w:r>
            <w:r>
              <w:rPr>
                <w:rFonts w:cs="Arial"/>
                <w:lang w:eastAsia="ja-JP"/>
              </w:rPr>
              <w:t xml:space="preserve"> km</w:t>
            </w:r>
            <w:r>
              <w:rPr>
                <w:rFonts w:hint="eastAsia" w:cs="Arial"/>
                <w:lang w:eastAsia="ja-JP"/>
              </w:rPr>
              <w:t xml:space="preserve"> (</w:t>
            </w:r>
            <w:r>
              <w:rPr>
                <w:rFonts w:cs="Arial"/>
                <w:lang w:eastAsia="ja-JP"/>
              </w:rPr>
              <w:t>urban</w:t>
            </w:r>
            <w:r>
              <w:rPr>
                <w:rFonts w:hint="eastAsia" w:cs="Arial"/>
                <w:lang w:eastAsia="ja-JP"/>
              </w:rPr>
              <w:t>)</w:t>
            </w:r>
            <w:r>
              <w:rPr>
                <w:rFonts w:cs="Arial"/>
                <w:lang w:eastAsia="ja-JP"/>
              </w:rPr>
              <w:t xml:space="preserve"> (Note 1)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BS antenna height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rFonts w:cs="Arial"/>
                <w:lang w:eastAsia="zh-CN"/>
              </w:rPr>
              <w:t>25 m</w:t>
            </w:r>
            <w:r>
              <w:rPr>
                <w:rFonts w:cs="Arial"/>
                <w:lang w:eastAsia="ja-JP"/>
              </w:rPr>
              <w:t xml:space="preserve"> (urban)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UE location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Outdoor/indoor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Outdoor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Indoor UE ratio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cs="Arial"/>
                <w:lang w:val="en-US" w:eastAsia="ja-JP"/>
              </w:rPr>
            </w:pPr>
            <w:r>
              <w:rPr>
                <w:rFonts w:hint="eastAsia"/>
                <w:lang w:eastAsia="ja-JP"/>
              </w:rPr>
              <w:t>0%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cs="Arial"/>
                <w:lang w:val="en-US" w:eastAsia="ja-JP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Low/high Penetration loss ratio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N/A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LOS/NLOS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LOS and NLOS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UE antenna height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val="nl-NL" w:eastAsia="ja-JP"/>
              </w:rPr>
              <w:t>Same as 3D-UMa in TR 36.873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UE distribution (horizontal)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Uniform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Minimum BS - UE distance (2D)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35 m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Channel model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lang w:eastAsia="ja-JP"/>
              </w:rPr>
              <w:t>UMa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lang w:val="en-US" w:eastAsia="zh-CN"/>
              </w:rPr>
              <w:t>As defined in TR 38.901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Shadowing correlation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eastAsia="ja-JP"/>
              </w:rPr>
            </w:pPr>
            <w:r>
              <w:rPr>
                <w:lang w:eastAsia="ja-JP"/>
              </w:rPr>
              <w:t>Between cells: 1.0</w:t>
            </w:r>
          </w:p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Between sites: 0.5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</w:tbl>
    <w:p>
      <w:pPr>
        <w:rPr>
          <w:lang w:eastAsia="ja-JP"/>
        </w:rPr>
      </w:pPr>
    </w:p>
    <w:p>
      <w:pPr>
        <w:pStyle w:val="22"/>
        <w:rPr>
          <w:rFonts w:eastAsia="宋体"/>
          <w:lang w:val="en-US" w:eastAsia="zh-CN"/>
        </w:rPr>
      </w:pPr>
      <w:r>
        <w:t xml:space="preserve">Table </w:t>
      </w:r>
      <w:r>
        <w:rPr>
          <w:rFonts w:hint="eastAsia"/>
          <w:lang w:eastAsia="ja-JP"/>
        </w:rPr>
        <w:t>5</w:t>
      </w:r>
      <w:r>
        <w:t>.</w:t>
      </w:r>
      <w:r>
        <w:rPr>
          <w:rFonts w:hint="eastAsia"/>
          <w:lang w:eastAsia="ja-JP"/>
        </w:rPr>
        <w:t>2.1.1-</w:t>
      </w:r>
      <w:r>
        <w:t>1</w:t>
      </w:r>
      <w:r>
        <w:rPr>
          <w:rFonts w:hint="eastAsia"/>
          <w:lang w:eastAsia="ja-JP"/>
        </w:rPr>
        <w:t xml:space="preserve">: </w:t>
      </w:r>
      <w:r>
        <w:t>Single operator layout</w:t>
      </w:r>
      <w:r>
        <w:rPr>
          <w:rFonts w:hint="eastAsia"/>
          <w:lang w:eastAsia="ja-JP"/>
        </w:rPr>
        <w:t xml:space="preserve"> for urban macro</w:t>
      </w:r>
      <w:r>
        <w:rPr>
          <w:rFonts w:hint="eastAsia" w:eastAsia="宋体"/>
          <w:lang w:val="en-US" w:eastAsia="zh-CN"/>
        </w:rPr>
        <w:t xml:space="preserve"> for </w:t>
      </w:r>
      <w:r>
        <w:rPr>
          <w:rFonts w:eastAsia="宋体"/>
          <w:lang w:val="en-US" w:eastAsia="zh-CN"/>
        </w:rPr>
        <w:t>ISAC network</w:t>
      </w:r>
      <w:r>
        <w:rPr>
          <w:rFonts w:hint="eastAsia" w:eastAsia="宋体"/>
          <w:lang w:val="en-US" w:eastAsia="zh-CN"/>
        </w:rPr>
        <w:t xml:space="preserve"> at 30GHz</w:t>
      </w:r>
    </w:p>
    <w:tbl>
      <w:tblPr>
        <w:tblStyle w:val="16"/>
        <w:tblW w:w="952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80"/>
        <w:gridCol w:w="2680"/>
        <w:gridCol w:w="25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Parameters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Values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pStyle w:val="23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Remark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Network layout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lang w:eastAsia="ja-JP"/>
              </w:rPr>
              <w:t>hexagonal grid, 19 macro sites, 3 sectors per site with wrap around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Inter-site distance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cs="Arial"/>
                <w:lang w:eastAsia="ja-JP"/>
              </w:rPr>
            </w:pPr>
            <w:r>
              <w:rPr>
                <w:rFonts w:cs="Arial"/>
                <w:lang w:eastAsia="ja-JP"/>
              </w:rPr>
              <w:t>0.</w:t>
            </w:r>
            <w:r>
              <w:rPr>
                <w:rFonts w:hint="eastAsia" w:eastAsia="宋体" w:cs="Arial"/>
                <w:lang w:val="en-US" w:eastAsia="zh-CN"/>
              </w:rPr>
              <w:t>2</w:t>
            </w:r>
            <w:r>
              <w:rPr>
                <w:rFonts w:cs="Arial"/>
                <w:lang w:eastAsia="ja-JP"/>
              </w:rPr>
              <w:t xml:space="preserve"> km</w:t>
            </w:r>
            <w:r>
              <w:rPr>
                <w:rFonts w:hint="eastAsia" w:cs="Arial"/>
                <w:lang w:eastAsia="ja-JP"/>
              </w:rPr>
              <w:t xml:space="preserve"> (</w:t>
            </w:r>
            <w:r>
              <w:rPr>
                <w:rFonts w:cs="Arial"/>
                <w:lang w:eastAsia="ja-JP"/>
              </w:rPr>
              <w:t>urban</w:t>
            </w:r>
            <w:r>
              <w:rPr>
                <w:rFonts w:hint="eastAsia" w:cs="Arial"/>
                <w:lang w:eastAsia="ja-JP"/>
              </w:rPr>
              <w:t>)</w:t>
            </w:r>
            <w:r>
              <w:rPr>
                <w:rFonts w:cs="Arial"/>
                <w:lang w:eastAsia="ja-JP"/>
              </w:rPr>
              <w:t xml:space="preserve"> (Note 1)</w:t>
            </w:r>
          </w:p>
          <w:p>
            <w:pPr>
              <w:pStyle w:val="24"/>
              <w:rPr>
                <w:rFonts w:cs="Arial"/>
                <w:strike/>
                <w:lang w:eastAsia="ja-JP"/>
              </w:rPr>
            </w:pPr>
            <w:r>
              <w:rPr>
                <w:rFonts w:hint="eastAsia" w:eastAsia="宋体" w:cs="Arial"/>
                <w:strike/>
                <w:lang w:val="en-US" w:eastAsia="zh-CN"/>
              </w:rPr>
              <w:t xml:space="preserve">FFS for </w:t>
            </w:r>
            <w:r>
              <w:rPr>
                <w:rFonts w:cs="Arial"/>
                <w:strike/>
                <w:lang w:eastAsia="ja-JP"/>
              </w:rPr>
              <w:t>0.9 k</w:t>
            </w:r>
            <w:r>
              <w:rPr>
                <w:rFonts w:hint="eastAsia" w:cs="Arial"/>
                <w:strike/>
                <w:lang w:eastAsia="ja-JP"/>
              </w:rPr>
              <w:t>m (</w:t>
            </w:r>
            <w:r>
              <w:rPr>
                <w:rFonts w:cs="Arial"/>
                <w:strike/>
                <w:lang w:eastAsia="ja-JP"/>
              </w:rPr>
              <w:t>suburban</w:t>
            </w:r>
            <w:r>
              <w:rPr>
                <w:rFonts w:hint="eastAsia" w:cs="Arial"/>
                <w:strike/>
                <w:lang w:eastAsia="ja-JP"/>
              </w:rPr>
              <w:t>)</w:t>
            </w:r>
          </w:p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strike/>
                <w:lang w:val="en-US" w:eastAsia="zh-CN"/>
              </w:rPr>
              <w:t>FFS for Rural area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BS antenna height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rFonts w:cs="Arial"/>
                <w:lang w:eastAsia="zh-CN"/>
              </w:rPr>
              <w:t>25 m</w:t>
            </w:r>
            <w:r>
              <w:rPr>
                <w:rFonts w:cs="Arial"/>
                <w:lang w:eastAsia="ja-JP"/>
              </w:rPr>
              <w:t xml:space="preserve"> (urban)</w:t>
            </w:r>
            <w:r>
              <w:rPr>
                <w:lang w:eastAsia="ja-JP"/>
              </w:rPr>
              <w:t xml:space="preserve"> 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kern w:val="24"/>
                <w:lang w:eastAsia="ja-JP"/>
              </w:rPr>
            </w:pPr>
            <w:r>
              <w:rPr>
                <w:rFonts w:hint="eastAsia" w:eastAsia="宋体"/>
                <w:kern w:val="24"/>
                <w:lang w:val="en-US" w:eastAsia="zh-CN"/>
              </w:rPr>
              <w:t xml:space="preserve">Beam steering 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cs="Arial"/>
                <w:lang w:eastAsia="zh-CN"/>
              </w:rPr>
            </w:pPr>
            <w:r>
              <w:rPr>
                <w:rFonts w:hint="eastAsia" w:eastAsia="宋体"/>
                <w:kern w:val="24"/>
                <w:lang w:val="en-US" w:eastAsia="zh-CN"/>
              </w:rPr>
              <w:t>Boresight direction for Tx/Rx calibration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/>
                <w:kern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Channel model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lang w:eastAsia="ja-JP"/>
              </w:rPr>
              <w:t>UMa</w:t>
            </w:r>
            <w:r>
              <w:rPr>
                <w:rFonts w:hint="eastAsia" w:eastAsia="宋体"/>
                <w:lang w:val="en-US" w:eastAsia="zh-CN"/>
              </w:rPr>
              <w:t>-AV ,FFS for Sma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rFonts w:hint="eastAsia" w:eastAsia="宋体" w:cs="Arial"/>
                <w:lang w:val="en-US" w:eastAsia="zh-CN"/>
              </w:rPr>
              <w:t>As defined in TR 38.901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val="en-US" w:eastAsia="ja-JP"/>
              </w:rPr>
            </w:pPr>
            <w:r>
              <w:rPr>
                <w:kern w:val="24"/>
                <w:lang w:eastAsia="ja-JP"/>
              </w:rPr>
              <w:t>Shadowing correlation</w:t>
            </w:r>
          </w:p>
        </w:tc>
        <w:tc>
          <w:tcPr>
            <w:tcW w:w="2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MS PGothic" w:cs="Arial"/>
                <w:lang w:eastAsia="ja-JP"/>
              </w:rPr>
            </w:pPr>
            <w:r>
              <w:rPr>
                <w:lang w:eastAsia="ja-JP"/>
              </w:rPr>
              <w:t>Between cells: 1.0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lang w:eastAsia="ja-JP"/>
              </w:rPr>
              <w:t xml:space="preserve">Between sites: 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rPr>
                <w:lang w:eastAsia="ja-JP"/>
              </w:rPr>
              <w:t>.</w:t>
            </w:r>
            <w:r>
              <w:rPr>
                <w:rFonts w:hint="eastAsia" w:eastAsia="宋体"/>
                <w:lang w:val="en-US" w:eastAsia="zh-CN"/>
              </w:rPr>
              <w:t>0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For the calibration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24"/>
              <w:rPr>
                <w:rFonts w:eastAsia="宋体" w:cs="Arial"/>
                <w:lang w:val="en-US" w:eastAsia="zh-CN"/>
              </w:rPr>
            </w:pPr>
            <w:r>
              <w:rPr>
                <w:kern w:val="24"/>
                <w:lang w:eastAsia="ja-JP"/>
              </w:rPr>
              <w:t> </w:t>
            </w:r>
            <w:r>
              <w:rPr>
                <w:rFonts w:hint="eastAsia" w:eastAsia="宋体"/>
                <w:kern w:val="24"/>
                <w:lang w:val="en-US" w:eastAsia="zh-CN"/>
              </w:rPr>
              <w:t>Further discuss the correlation level</w:t>
            </w:r>
          </w:p>
        </w:tc>
      </w:tr>
    </w:tbl>
    <w:p>
      <w:pPr>
        <w:pStyle w:val="22"/>
        <w:jc w:val="both"/>
        <w:rPr>
          <w:ins w:id="0" w:author="Fei Xue" w:date="2026-05-19T08:49:00Z"/>
        </w:rPr>
      </w:pPr>
    </w:p>
    <w:p>
      <w:pPr>
        <w:pStyle w:val="3"/>
        <w:rPr>
          <w:lang w:val="en-US" w:eastAsia="ja-JP"/>
        </w:rPr>
      </w:pPr>
      <w:bookmarkStart w:id="6" w:name="_Toc494384410"/>
      <w:bookmarkStart w:id="7" w:name="_Toc98750619"/>
      <w:r>
        <w:rPr>
          <w:rFonts w:hint="eastAsia"/>
          <w:lang w:val="en-US" w:eastAsia="ja-JP"/>
        </w:rPr>
        <w:t>Propagation model</w:t>
      </w:r>
      <w:bookmarkEnd w:id="6"/>
      <w:bookmarkEnd w:id="7"/>
    </w:p>
    <w:p>
      <w:pPr>
        <w:rPr>
          <w:rFonts w:ascii="Arial" w:hAnsi="Arial" w:eastAsia="宋体"/>
          <w:b/>
          <w:lang w:val="en-US" w:eastAsia="zh-CN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rPr>
          <w:rFonts w:ascii="Times New Roman" w:hAnsi="Times New Roman" w:eastAsia="宋体"/>
          <w:b w:val="0"/>
          <w:bCs/>
          <w:lang w:val="en-US" w:eastAsia="zh-CN"/>
        </w:rPr>
      </w:pPr>
      <w:r>
        <w:rPr>
          <w:rFonts w:ascii="Times New Roman" w:hAnsi="Times New Roman" w:eastAsia="宋体"/>
          <w:b w:val="0"/>
          <w:bCs/>
          <w:lang w:val="en-US" w:eastAsia="zh-CN"/>
        </w:rPr>
        <w:t>Reuse pathloss model, LoS model, and penetration losses in Section 7.4 in TR 38.901</w:t>
      </w:r>
    </w:p>
    <w:p>
      <w:pPr>
        <w:keepNext/>
        <w:keepLines/>
        <w:ind w:left="1417" w:hanging="1417"/>
        <w:rPr>
          <w:lang w:eastAsia="ja-JP"/>
        </w:rPr>
      </w:pPr>
      <w:bookmarkStart w:id="8" w:name="_Toc98750623"/>
      <w:bookmarkStart w:id="9" w:name="_Toc494384414"/>
      <w:r>
        <w:rPr>
          <w:rFonts w:hint="eastAsia"/>
          <w:lang w:eastAsia="ja-JP"/>
        </w:rPr>
        <w:t>5.2</w:t>
      </w:r>
      <w:r>
        <w:rPr>
          <w:rFonts w:hint="eastAsia"/>
          <w:lang w:val="en-US" w:eastAsia="zh-CN"/>
        </w:rPr>
        <w:t>A</w:t>
      </w:r>
      <w:r>
        <w:rPr>
          <w:rFonts w:hint="eastAsia"/>
          <w:lang w:eastAsia="ja-JP"/>
        </w:rPr>
        <w:t>.2.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>Path loss</w:t>
      </w:r>
      <w:r>
        <w:rPr>
          <w:rFonts w:hint="eastAsia"/>
          <w:lang w:val="en-US" w:eastAsia="zh-CN"/>
        </w:rPr>
        <w:t xml:space="preserve"> for UAV </w:t>
      </w:r>
    </w:p>
    <w:tbl>
      <w:tblPr>
        <w:tblStyle w:val="16"/>
        <w:tblW w:w="957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71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b/>
                <w:sz w:val="18"/>
                <w:lang w:val="en-US"/>
              </w:rPr>
            </w:pPr>
            <w:r>
              <w:rPr>
                <w:rFonts w:ascii="Arial" w:hAnsi="Arial" w:eastAsiaTheme="minorEastAsia"/>
                <w:b/>
                <w:sz w:val="18"/>
                <w:lang w:val="en-US"/>
              </w:rPr>
              <w:t>Parameters</w:t>
            </w:r>
          </w:p>
        </w:tc>
        <w:tc>
          <w:tcPr>
            <w:tcW w:w="7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b/>
                <w:sz w:val="18"/>
                <w:lang w:val="en-US"/>
              </w:rPr>
            </w:pPr>
            <w:r>
              <w:rPr>
                <w:rFonts w:ascii="Arial" w:hAnsi="Arial" w:eastAsiaTheme="minorEastAsia"/>
                <w:b/>
                <w:sz w:val="18"/>
                <w:lang w:val="en-US"/>
              </w:rPr>
              <w:t>Values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4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/>
              </w:rPr>
            </w:pPr>
            <w:r>
              <w:rPr>
                <w:rFonts w:ascii="Arial" w:hAnsi="Arial" w:eastAsiaTheme="minorEastAsia"/>
                <w:sz w:val="18"/>
                <w:lang w:val="en-US"/>
              </w:rPr>
              <w:t>Coupling loss for target channel</w:t>
            </w:r>
          </w:p>
        </w:tc>
        <w:tc>
          <w:tcPr>
            <w:tcW w:w="715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/>
              </w:rPr>
            </w:pPr>
            <w:r>
              <w:rPr>
                <w:rFonts w:ascii="Arial" w:hAnsi="Arial" w:eastAsiaTheme="minorEastAsia"/>
                <w:sz w:val="18"/>
                <w:lang w:val="en-US"/>
              </w:rPr>
              <w:t xml:space="preserve">power scaling factor (pathloss, shadow fading, and RCS component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σ</m:t>
                  </m: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sub>
              </m:sSub>
            </m:oMath>
            <w:r>
              <w:rPr>
                <w:rFonts w:ascii="Arial" w:hAnsi="Arial" w:eastAsiaTheme="minorEastAsia"/>
                <w:sz w:val="18"/>
                <w:lang w:val="en-US"/>
              </w:rPr>
              <w:t xml:space="preserve"> included):</w:t>
            </w:r>
          </w:p>
          <w:p>
            <w:pPr>
              <w:keepNext/>
              <w:keepLines/>
              <w:spacing w:after="0"/>
              <w:rPr>
                <w:rFonts w:hAnsi="Cambria Math" w:eastAsiaTheme="minorEastAsia"/>
                <w:sz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L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TX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−</m:t>
                    </m:r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SPST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−</m:t>
                    </m:r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RX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1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PL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dB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d</m:t>
                        </m: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1</m:t>
                        </m: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1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PL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dB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d</m:t>
                        </m: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18"/>
                    <w:lang w:val="en-US"/>
                  </w:rPr>
                  <m:t>+10</m:t>
                </m:r>
                <m:r>
                  <m:rPr/>
                  <w:rPr>
                    <w:rFonts w:ascii="Cambria Math" w:hAnsi="Cambria Math" w:eastAsiaTheme="minorEastAsia"/>
                    <w:sz w:val="18"/>
                    <w:lang w:val="en-US"/>
                  </w:rPr>
                  <m:t>lg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4</m:t>
                        </m:r>
                        <m:r>
                          <m:rPr/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  <w:sz w:val="18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18"/>
                    <w:lang w:val="en-US"/>
                  </w:rPr>
                  <m:t>−10</m:t>
                </m:r>
                <m:r>
                  <m:rPr/>
                  <w:rPr>
                    <w:rFonts w:ascii="Cambria Math" w:hAnsi="Cambria Math" w:eastAsiaTheme="minorEastAsia"/>
                    <w:sz w:val="18"/>
                    <w:lang w:val="en-US"/>
                  </w:rPr>
                  <m:t>lg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σ</m:t>
                        </m: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RCS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,</m:t>
                        </m:r>
                        <m:r>
                          <m:rPr/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  <m:t>A</m:t>
                        </m:r>
                        <m:ctrlPr>
                          <w:rPr>
                            <w:rFonts w:ascii="Cambria Math" w:hAnsi="Cambria Math" w:eastAsiaTheme="minorEastAsia"/>
                            <w:sz w:val="18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1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SF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dB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,1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1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SF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dB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  <m:t>,2</m:t>
                    </m:r>
                    <m:ctrlPr>
                      <w:rPr>
                        <w:rFonts w:ascii="Cambria Math" w:hAnsi="Cambria Math" w:eastAsiaTheme="minorEastAsia"/>
                        <w:sz w:val="18"/>
                        <w:lang w:val="en-US"/>
                      </w:rPr>
                    </m:ctrlPr>
                  </m:sub>
                </m:sSub>
              </m:oMath>
            </m:oMathPara>
          </w:p>
          <w:p>
            <w:pPr>
              <w:keepNext/>
              <w:keepLines/>
              <w:spacing w:after="0"/>
              <w:rPr>
                <w:rFonts w:hAnsi="Cambria Math" w:eastAsiaTheme="minorEastAsia"/>
                <w:sz w:val="18"/>
                <w:lang w:val="en-US"/>
              </w:rPr>
            </w:pPr>
          </w:p>
          <w:p>
            <w:pPr>
              <w:keepNext/>
              <w:keepLines/>
              <w:spacing w:after="0"/>
              <w:rPr>
                <w:rFonts w:hAnsi="Cambria Math" w:eastAsiaTheme="minorEastAsia"/>
                <w:sz w:val="18"/>
                <w:lang w:val="en-US" w:eastAsia="zh-CN"/>
              </w:rPr>
            </w:pPr>
            <w:r>
              <w:rPr>
                <w:rFonts w:hint="eastAsia" w:hAnsi="Cambria Math" w:eastAsiaTheme="minorEastAsia"/>
                <w:sz w:val="18"/>
                <w:lang w:val="en-US" w:eastAsia="zh-CN"/>
              </w:rPr>
              <w:t>For PLdB(d1) and PLdB(d2), follow the pathloss model in the above clause;</w:t>
            </w:r>
          </w:p>
          <w:p>
            <w:pPr>
              <w:keepNext/>
              <w:keepLines/>
              <w:spacing w:after="0"/>
              <w:rPr>
                <w:rFonts w:hAnsi="Cambria Math" w:eastAsiaTheme="minorEastAsia"/>
                <w:sz w:val="18"/>
                <w:lang w:val="en-US" w:eastAsia="zh-CN"/>
              </w:rPr>
            </w:pPr>
            <w:r>
              <w:rPr>
                <w:rFonts w:hint="eastAsia" w:hAnsi="Cambria Math" w:eastAsiaTheme="minorEastAsia"/>
                <w:sz w:val="18"/>
                <w:lang w:val="en-US" w:eastAsia="zh-CN"/>
              </w:rPr>
              <w:t xml:space="preserve">For </w:t>
            </w:r>
            <m:oMath>
              <m:sSub>
                <m:sSubPr>
                  <m:ctrlPr>
                    <w:rPr>
                      <w:rFonts w:ascii="Cambria Math" w:hAnsi="Cambria Math" w:eastAsiaTheme="minorEastAsia"/>
                      <w:sz w:val="1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sz w:val="18"/>
                      <w:lang w:val="en-US"/>
                    </w:rPr>
                    <m:t>SF</m:t>
                  </m:r>
                  <m:ctrlPr>
                    <w:rPr>
                      <w:rFonts w:ascii="Cambria Math" w:hAnsi="Cambria Math" w:eastAsiaTheme="minorEastAsia"/>
                      <w:sz w:val="1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  <w:sz w:val="18"/>
                      <w:lang w:val="en-US"/>
                    </w:rPr>
                    <m:t>dB</m:t>
                  </m:r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 w:val="18"/>
                      <w:lang w:val="en-US"/>
                    </w:rPr>
                    <m:t>,1</m:t>
                  </m:r>
                  <m:ctrlPr>
                    <w:rPr>
                      <w:rFonts w:ascii="Cambria Math" w:hAnsi="Cambria Math" w:eastAsiaTheme="minorEastAsia"/>
                      <w:sz w:val="18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 w:eastAsiaTheme="minorEastAsia"/>
                <w:sz w:val="18"/>
                <w:lang w:val="en-US" w:eastAsia="zh-CN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eastAsiaTheme="minorEastAsia"/>
                      <w:sz w:val="1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sz w:val="18"/>
                      <w:lang w:val="en-US"/>
                    </w:rPr>
                    <m:t>SF</m:t>
                  </m:r>
                  <m:ctrlPr>
                    <w:rPr>
                      <w:rFonts w:ascii="Cambria Math" w:hAnsi="Cambria Math" w:eastAsiaTheme="minorEastAsia"/>
                      <w:sz w:val="1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  <w:sz w:val="18"/>
                      <w:lang w:val="en-US"/>
                    </w:rPr>
                    <m:t>dB</m:t>
                  </m:r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 w:val="18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sz w:val="18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eastAsiaTheme="minorEastAsia"/>
                      <w:sz w:val="18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 w:eastAsiaTheme="minorEastAsia"/>
                <w:sz w:val="18"/>
                <w:lang w:val="en-US" w:eastAsia="zh-CN"/>
              </w:rPr>
              <w:t xml:space="preserve"> follow the SF model in the above clause;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/>
              </w:rPr>
            </w:pPr>
            <w:r>
              <w:rPr>
                <w:rFonts w:ascii="Arial" w:hAnsi="Arial" w:eastAsiaTheme="minorEastAsia"/>
                <w:sz w:val="18"/>
                <w:lang w:val="en-US"/>
              </w:rPr>
              <w:t>STX/SRX selection</w:t>
            </w:r>
          </w:p>
        </w:tc>
        <w:tc>
          <w:tcPr>
            <w:tcW w:w="7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/>
              </w:rPr>
            </w:pPr>
            <w:r>
              <w:rPr>
                <w:rFonts w:ascii="Arial" w:hAnsi="Arial" w:eastAsiaTheme="minorEastAsia"/>
                <w:sz w:val="18"/>
                <w:lang w:val="en-US"/>
              </w:rPr>
              <w:t xml:space="preserve">Best N = </w:t>
            </w:r>
            <w:r>
              <w:rPr>
                <w:rFonts w:hint="eastAsia" w:ascii="Arial" w:hAnsi="Arial" w:eastAsiaTheme="minorEastAsia"/>
                <w:sz w:val="18"/>
                <w:lang w:val="en-US" w:eastAsia="zh-CN"/>
              </w:rPr>
              <w:t>1</w:t>
            </w:r>
            <w:r>
              <w:rPr>
                <w:rFonts w:ascii="Arial" w:hAnsi="Arial" w:eastAsiaTheme="minorEastAsia"/>
                <w:sz w:val="18"/>
                <w:lang w:val="en-US"/>
              </w:rPr>
              <w:t xml:space="preserve"> STX-SRX pairs to be selected for the target. </w:t>
            </w:r>
          </w:p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 w:eastAsia="zh-CN"/>
              </w:rPr>
            </w:pPr>
            <w:r>
              <w:rPr>
                <w:rFonts w:hint="eastAsia" w:ascii="Arial" w:hAnsi="Arial" w:eastAsiaTheme="minorEastAsia"/>
                <w:sz w:val="18"/>
                <w:lang w:val="en-US" w:eastAsia="zh-CN"/>
              </w:rPr>
              <w:t>NOTE: [minimum coupling loss for the UAV and TRP and further discuss with RAN1 how these parameters are used in the simulation]</w:t>
            </w:r>
          </w:p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/>
              </w:rPr>
            </w:pPr>
          </w:p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/>
              </w:rPr>
            </w:pPr>
            <w:r>
              <w:rPr>
                <w:rFonts w:ascii="Arial" w:hAnsi="Arial" w:eastAsiaTheme="minorEastAsia"/>
                <w:sz w:val="18"/>
                <w:lang w:val="en-US"/>
              </w:rPr>
              <w:t>see note 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/>
              </w:rPr>
            </w:pPr>
            <w:r>
              <w:rPr>
                <w:rFonts w:ascii="Arial" w:hAnsi="Arial" w:eastAsiaTheme="minorEastAsia"/>
                <w:sz w:val="18"/>
                <w:lang w:val="en-US"/>
              </w:rPr>
              <w:t>Metrics</w:t>
            </w:r>
          </w:p>
        </w:tc>
        <w:tc>
          <w:tcPr>
            <w:tcW w:w="7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/>
              <w:keepLines/>
              <w:spacing w:after="0"/>
              <w:rPr>
                <w:rFonts w:ascii="Arial" w:hAnsi="Arial" w:eastAsiaTheme="minorEastAsia"/>
                <w:sz w:val="18"/>
                <w:lang w:val="en-US"/>
              </w:rPr>
            </w:pPr>
            <w:r>
              <w:rPr>
                <w:rFonts w:ascii="Arial" w:hAnsi="Arial" w:eastAsiaTheme="minorEastAsia"/>
                <w:sz w:val="18"/>
                <w:lang w:val="en-US"/>
              </w:rPr>
              <w:t xml:space="preserve">Coupling loss for target channel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95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/>
              <w:keepLines/>
              <w:spacing w:after="0"/>
              <w:ind w:left="851" w:hanging="851"/>
              <w:rPr>
                <w:rFonts w:ascii="Arial" w:hAnsi="Arial" w:eastAsiaTheme="minorEastAsia"/>
                <w:sz w:val="18"/>
              </w:rPr>
            </w:pPr>
            <w:r>
              <w:rPr>
                <w:rFonts w:ascii="Arial" w:hAnsi="Arial" w:eastAsiaTheme="minorEastAsia"/>
                <w:sz w:val="18"/>
              </w:rPr>
              <w:t>NOTE 1:</w:t>
            </w:r>
            <w:r>
              <w:rPr>
                <w:rFonts w:ascii="Arial" w:hAnsi="Arial" w:eastAsiaTheme="minorEastAsia"/>
                <w:sz w:val="18"/>
                <w:lang w:eastAsia="zh-CN"/>
              </w:rPr>
              <w:tab/>
            </w:r>
            <w:r>
              <w:rPr>
                <w:rFonts w:ascii="Arial" w:hAnsi="Arial" w:eastAsiaTheme="minorEastAsia"/>
                <w:sz w:val="18"/>
              </w:rPr>
              <w:t>Based on the STX-SRX pairs with the smallest power scaling factor of the target channel.</w:t>
            </w:r>
          </w:p>
        </w:tc>
      </w:tr>
    </w:tbl>
    <w:p>
      <w:pPr>
        <w:pStyle w:val="34"/>
        <w:numPr>
          <w:ilvl w:val="1"/>
          <w:numId w:val="3"/>
        </w:numPr>
        <w:overflowPunct/>
        <w:autoSpaceDE/>
        <w:autoSpaceDN/>
        <w:adjustRightInd/>
        <w:spacing w:after="120"/>
        <w:ind w:left="1440" w:firstLineChars="0"/>
        <w:textAlignment w:val="auto"/>
        <w:rPr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Where </w:t>
      </w:r>
      <m:oMath>
        <m:sSub>
          <m:sSubPr>
            <m:ctrlPr>
              <w:rPr>
                <w:rFonts w:hint="eastAsia" w:ascii="Cambria Math" w:hAnsi="Cambria Math"/>
                <w:i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σ</m:t>
            </m:r>
            <m:ctrlPr>
              <w:rPr>
                <w:rFonts w:hint="eastAsia" w:ascii="Cambria Math" w:hAnsi="Cambria Math"/>
                <w:i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RCS,A</m:t>
            </m:r>
            <m:ctrlPr>
              <w:rPr>
                <w:rFonts w:hint="eastAsia" w:ascii="Cambria Math" w:hAnsi="Cambria Math"/>
                <w:i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eastAsia="等线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sty m:val="p"/>
          </m:rPr>
          <w:rPr>
            <w:rFonts w:ascii="Cambria Math" w:hAnsi="Cambria Math" w:eastAsia="等线"/>
            <w:color w:val="000000" w:themeColor="text1"/>
            <w:lang w:val="en-US" w:eastAsia="zh-CN"/>
            <w14:textFill>
              <w14:solidFill>
                <w14:schemeClr w14:val="tx1"/>
              </w14:solidFill>
            </w14:textFill>
          </w:rPr>
          <m:t>(</m:t>
        </m:r>
        <m:sSub>
          <m:sSubP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m:t>σ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m:t>RCS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Theme="minorEastAsia"/>
            <w:color w:val="000000" w:themeColor="text1"/>
            <w:lang w:eastAsia="zh-CN"/>
            <w14:textFill>
              <w14:solidFill>
                <w14:schemeClr w14:val="tx1"/>
              </w14:solidFill>
            </w14:textFill>
          </w:rPr>
          <m:t>=</m:t>
        </m:r>
        <m:sSub>
          <m:sSubP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m:t>σ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m:t>σ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m:t>σ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m:t>S</m:t>
            </m:r>
            <m:ctrlPr>
              <w:rPr>
                <w:rFonts w:ascii="Cambria Math" w:hAnsi="Cambria Math" w:eastAsiaTheme="minorEastAsia"/>
                <w:i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 w:eastAsiaTheme="minorEastAsia"/>
            <w:color w:val="000000" w:themeColor="text1"/>
            <w:lang w:val="en-US" w:eastAsia="zh-CN"/>
            <w14:textFill>
              <w14:solidFill>
                <w14:schemeClr w14:val="tx1"/>
              </w14:solidFill>
            </w14:textFill>
          </w:rPr>
          <m:t>)</m:t>
        </m:r>
      </m:oMath>
      <w:r>
        <w:rPr>
          <w:rFonts w:eastAsia="等线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is captured in TR 38.901 as following: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698"/>
        <w:gridCol w:w="15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689" w:type="dxa"/>
            <w:shd w:val="clear" w:color="auto" w:fill="D8D8D8" w:themeFill="background1" w:themeFillShade="D9"/>
          </w:tcPr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color w:val="000000" w:themeColor="text1"/>
                <w:sz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Theme="minorEastAsia"/>
                <w:b/>
                <w:color w:val="000000" w:themeColor="text1"/>
                <w:sz w:val="18"/>
                <w:lang w:val="en-US"/>
                <w14:textFill>
                  <w14:solidFill>
                    <w14:schemeClr w14:val="tx1"/>
                  </w14:solidFill>
                </w14:textFill>
              </w:rPr>
              <w:t>Sensing target</w:t>
            </w:r>
          </w:p>
        </w:tc>
        <w:tc>
          <w:tcPr>
            <w:tcW w:w="1698" w:type="dxa"/>
            <w:shd w:val="clear" w:color="auto" w:fill="D8D8D8" w:themeFill="background1" w:themeFillShade="D9"/>
          </w:tcPr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color w:val="000000" w:themeColor="text1"/>
                <w:sz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eastAsiaTheme="minorEastAsia"/>
                    <w:color w:val="000000" w:themeColor="text1"/>
                    <w:sz w:val="18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  <m:t>10</m:t>
                </m:r>
                <m:r>
                  <m:rPr>
                    <m:sty m:val="bi"/>
                  </m:rPr>
                  <w:rPr>
                    <w:rFonts w:ascii="Cambria Math" w:hAnsi="Cambria Math" w:eastAsiaTheme="minorEastAsia"/>
                    <w:color w:val="000000" w:themeColor="text1"/>
                    <w:sz w:val="18"/>
                    <w:lang w:val="en-US"/>
                    <w14:textFill>
                      <w14:solidFill>
                        <w14:schemeClr w14:val="tx1"/>
                      </w14:solidFill>
                    </w14:textFill>
                  </w:rPr>
                  <m:t>lg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b/>
                        <w:color w:val="000000" w:themeColor="text1"/>
                        <w:sz w:val="18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b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Theme="minorEastAsia"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σ</m:t>
                        </m:r>
                        <m:ctrlPr>
                          <w:rPr>
                            <w:rFonts w:ascii="Cambria Math" w:hAnsi="Cambria Math" w:eastAsiaTheme="minorEastAsia"/>
                            <w:b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Theme="minorEastAsia"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M</m:t>
                        </m:r>
                        <m:ctrlPr>
                          <w:rPr>
                            <w:rFonts w:ascii="Cambria Math" w:hAnsi="Cambria Math" w:eastAsiaTheme="minorEastAsia"/>
                            <w:b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Theme="minorEastAsia"/>
                        <w:b/>
                        <w:color w:val="000000" w:themeColor="text1"/>
                        <w:sz w:val="18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d>
              </m:oMath>
            </m:oMathPara>
          </w:p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color w:val="000000" w:themeColor="text1"/>
                <w:sz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Theme="minorEastAsia"/>
                <w:b/>
                <w:color w:val="000000" w:themeColor="text1"/>
                <w:sz w:val="18"/>
                <w:lang w:val="en-US"/>
                <w14:textFill>
                  <w14:solidFill>
                    <w14:schemeClr w14:val="tx1"/>
                  </w14:solidFill>
                </w14:textFill>
              </w:rPr>
              <w:t>(dBsm)</w:t>
            </w:r>
          </w:p>
        </w:tc>
        <w:tc>
          <w:tcPr>
            <w:tcW w:w="1546" w:type="dxa"/>
            <w:shd w:val="clear" w:color="auto" w:fill="D8D8D8" w:themeFill="background1" w:themeFillShade="D9"/>
          </w:tcPr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color w:val="000000" w:themeColor="text1"/>
                <w:sz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Theme="minorEastAsia"/>
                        <w:b/>
                        <w:color w:val="000000" w:themeColor="text1"/>
                        <w:sz w:val="18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Theme="minorEastAsia"/>
                        <w:color w:val="000000" w:themeColor="text1"/>
                        <w:sz w:val="18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eastAsiaTheme="minorEastAsia"/>
                        <w:b/>
                        <w:color w:val="000000" w:themeColor="text1"/>
                        <w:sz w:val="18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b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eastAsiaTheme="minorEastAsia"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σ</m:t>
                        </m:r>
                        <m:ctrlPr>
                          <w:rPr>
                            <w:rFonts w:ascii="Cambria Math" w:hAnsi="Cambria Math" w:eastAsiaTheme="minorEastAsia"/>
                            <w:b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eastAsiaTheme="minorEastAsia"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S</m:t>
                        </m:r>
                        <m:ctrlPr>
                          <w:rPr>
                            <w:rFonts w:ascii="Cambria Math" w:hAnsi="Cambria Math" w:eastAsiaTheme="minorEastAsia"/>
                            <w:b/>
                            <w:color w:val="000000" w:themeColor="text1"/>
                            <w:sz w:val="18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 w:eastAsiaTheme="minorEastAsia"/>
                        <w:color w:val="000000" w:themeColor="text1"/>
                        <w:sz w:val="18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_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Theme="minorEastAsia"/>
                        <w:color w:val="000000" w:themeColor="text1"/>
                        <w:sz w:val="18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dB</m:t>
                    </m:r>
                    <m:ctrlPr>
                      <w:rPr>
                        <w:rFonts w:ascii="Cambria Math" w:hAnsi="Cambria Math" w:eastAsiaTheme="minorEastAsia"/>
                        <w:b/>
                        <w:color w:val="000000" w:themeColor="text1"/>
                        <w:sz w:val="18"/>
                        <w:lang w:val="en-US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</m:oMath>
            </m:oMathPara>
          </w:p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color w:val="000000" w:themeColor="text1"/>
                <w:sz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Theme="minorEastAsia"/>
                <w:b/>
                <w:color w:val="000000" w:themeColor="text1"/>
                <w:sz w:val="18"/>
                <w:lang w:val="en-US"/>
                <w14:textFill>
                  <w14:solidFill>
                    <w14:schemeClr w14:val="tx1"/>
                  </w14:solidFill>
                </w14:textFill>
              </w:rPr>
              <w:t>(dB)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  <w:jc w:val="center"/>
        </w:trPr>
        <w:tc>
          <w:tcPr>
            <w:tcW w:w="2689" w:type="dxa"/>
          </w:tcPr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color w:val="000000" w:themeColor="text1"/>
                <w:sz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Theme="minorEastAsia"/>
                <w:color w:val="000000" w:themeColor="text1"/>
                <w:sz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UAV with small size</w:t>
            </w:r>
          </w:p>
        </w:tc>
        <w:tc>
          <w:tcPr>
            <w:tcW w:w="1698" w:type="dxa"/>
          </w:tcPr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color w:val="000000" w:themeColor="text1"/>
                <w:sz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Theme="minorEastAsia"/>
                <w:color w:val="000000" w:themeColor="text1"/>
                <w:sz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-12.81 </w:t>
            </w:r>
          </w:p>
        </w:tc>
        <w:tc>
          <w:tcPr>
            <w:tcW w:w="1546" w:type="dxa"/>
          </w:tcPr>
          <w:p>
            <w:pPr>
              <w:keepNext/>
              <w:keepLines/>
              <w:spacing w:after="0"/>
              <w:jc w:val="center"/>
              <w:rPr>
                <w:rFonts w:ascii="Arial" w:hAnsi="Arial" w:eastAsiaTheme="minorEastAsia"/>
                <w:b/>
                <w:color w:val="000000" w:themeColor="text1"/>
                <w:sz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Theme="minorEastAsia"/>
                <w:color w:val="000000" w:themeColor="text1"/>
                <w:sz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3.74 </w:t>
            </w:r>
          </w:p>
        </w:tc>
      </w:tr>
    </w:tbl>
    <w:p>
      <w:pPr>
        <w:pStyle w:val="34"/>
        <w:numPr>
          <w:ilvl w:val="1"/>
          <w:numId w:val="3"/>
        </w:numPr>
        <w:overflowPunct/>
        <w:autoSpaceDE/>
        <w:autoSpaceDN/>
        <w:adjustRightInd/>
        <w:spacing w:after="120"/>
        <w:ind w:left="1440" w:firstLineChars="0"/>
        <w:textAlignment w:val="auto"/>
        <w:rPr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m:oMath>
        <m:sSub>
          <m:sSubPr>
            <m:ctrlPr>
              <w:rPr>
                <w:rFonts w:hint="eastAsia" w:ascii="Cambria Math" w:hAnsi="Cambria Math"/>
                <w:i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σ</m:t>
            </m:r>
            <m:ctrlPr>
              <w:rPr>
                <w:rFonts w:hint="eastAsia" w:ascii="Cambria Math" w:hAnsi="Cambria Math"/>
                <w:i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D</m:t>
            </m:r>
            <m:ctrlPr>
              <w:rPr>
                <w:rFonts w:hint="eastAsia" w:ascii="Cambria Math" w:hAnsi="Cambria Math"/>
                <w:i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=1 for the calibration</w:t>
      </w:r>
    </w:p>
    <w:bookmarkEnd w:id="8"/>
    <w:bookmarkEnd w:id="9"/>
    <w:p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Antenna configuration for NR BS</w:t>
      </w:r>
    </w:p>
    <w:p>
      <w:pPr>
        <w:rPr>
          <w:rFonts w:ascii="Arial" w:hAnsi="Arial" w:eastAsia="宋体"/>
          <w:b/>
          <w:lang w:val="en-US" w:eastAsia="zh-CN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keepNext/>
        <w:keepLines/>
        <w:ind w:left="1417" w:hanging="1417"/>
        <w:rPr>
          <w:rFonts w:eastAsia="宋体"/>
          <w:lang w:val="en-US" w:eastAsia="zh-CN"/>
        </w:rPr>
      </w:pPr>
      <w:r>
        <w:rPr>
          <w:rFonts w:hint="eastAsia"/>
          <w:lang w:eastAsia="ja-JP"/>
        </w:rPr>
        <w:t>5.2</w:t>
      </w:r>
      <w:r>
        <w:rPr>
          <w:rFonts w:hint="eastAsia" w:eastAsia="宋体"/>
          <w:lang w:val="en-US" w:eastAsia="zh-CN"/>
        </w:rPr>
        <w:t>A</w:t>
      </w:r>
      <w:r>
        <w:rPr>
          <w:rFonts w:hint="eastAsia"/>
          <w:lang w:eastAsia="ja-JP"/>
        </w:rPr>
        <w:t>.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  <w:lang w:eastAsia="ja-JP"/>
        </w:rPr>
        <w:t>.1</w:t>
      </w:r>
      <w:r>
        <w:rPr>
          <w:rFonts w:hint="eastAsia"/>
          <w:lang w:eastAsia="ja-JP"/>
        </w:rPr>
        <w:tab/>
      </w:r>
      <w:r>
        <w:rPr>
          <w:rFonts w:hint="eastAsia" w:eastAsia="宋体"/>
          <w:lang w:val="en-US" w:eastAsia="zh-CN"/>
        </w:rPr>
        <w:t xml:space="preserve">Antenna configuration for NR BS </w:t>
      </w:r>
    </w:p>
    <w:p>
      <w:pPr>
        <w:pStyle w:val="22"/>
        <w:jc w:val="left"/>
        <w:rPr>
          <w:rFonts w:ascii="Times New Roman" w:hAnsi="Times New Roman"/>
          <w:b w:val="0"/>
          <w:lang w:val="en-US" w:eastAsia="zh-CN"/>
        </w:rPr>
      </w:pPr>
      <w:r>
        <w:rPr>
          <w:rFonts w:hint="eastAsia" w:ascii="Times New Roman" w:hAnsi="Times New Roman"/>
          <w:b w:val="0"/>
          <w:lang w:val="en-US" w:eastAsia="zh-CN"/>
        </w:rPr>
        <w:t xml:space="preserve">For 4GHz, align with antenna array parameters of legacy NR BS as defined in clause </w:t>
      </w:r>
      <w:r>
        <w:rPr>
          <w:rFonts w:hint="eastAsia" w:ascii="Times New Roman" w:hAnsi="Times New Roman"/>
          <w:b w:val="0"/>
          <w:lang w:eastAsia="ja-JP"/>
        </w:rPr>
        <w:t>4.4.1.2</w:t>
      </w:r>
      <w:r>
        <w:rPr>
          <w:rFonts w:hint="eastAsia" w:ascii="Times New Roman" w:hAnsi="Times New Roman"/>
          <w:b w:val="0"/>
          <w:lang w:val="en-US" w:eastAsia="zh-CN"/>
        </w:rPr>
        <w:t xml:space="preserve"> in TR 38.922</w:t>
      </w:r>
    </w:p>
    <w:p>
      <w:pPr>
        <w:pStyle w:val="22"/>
        <w:jc w:val="left"/>
        <w:rPr>
          <w:rFonts w:ascii="Times New Roman" w:hAnsi="Times New Roman"/>
          <w:b w:val="0"/>
          <w:lang w:val="en-US" w:eastAsia="zh-CN"/>
        </w:rPr>
      </w:pPr>
      <w:r>
        <w:rPr>
          <w:rFonts w:hint="eastAsia" w:ascii="Times New Roman" w:hAnsi="Times New Roman"/>
          <w:b w:val="0"/>
          <w:lang w:val="en-US" w:eastAsia="zh-CN"/>
        </w:rPr>
        <w:t>For 7GHz, with 7GHz coexistence simulation assumption as agreed in RAN4#119, FFS for SMa</w:t>
      </w: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For 30GHz, </w:t>
      </w:r>
    </w:p>
    <w:p>
      <w:pPr>
        <w:pStyle w:val="22"/>
        <w:rPr>
          <w:rFonts w:eastAsia="宋体"/>
          <w:lang w:val="en-US" w:eastAsia="zh-CN"/>
        </w:rPr>
      </w:pPr>
      <w:r>
        <w:rPr>
          <w:lang w:val="en-US"/>
        </w:rPr>
        <w:t>Antenna array parameters</w:t>
      </w:r>
      <w:r>
        <w:rPr>
          <w:rFonts w:hint="eastAsia" w:eastAsia="宋体"/>
          <w:lang w:val="en-US" w:eastAsia="zh-CN"/>
        </w:rPr>
        <w:t xml:space="preserve"> for 30GHz from SBFD TR 38.858</w:t>
      </w:r>
    </w:p>
    <w:tbl>
      <w:tblPr>
        <w:tblStyle w:val="16"/>
        <w:tblW w:w="37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69"/>
        <w:gridCol w:w="1549"/>
        <w:gridCol w:w="15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rPr>
                <w:rFonts w:hint="eastAsia" w:eastAsia="宋体"/>
                <w:lang w:val="en-US" w:eastAsia="zh-CN"/>
              </w:rPr>
              <w:t xml:space="preserve">Urban </w:t>
            </w:r>
            <w:r>
              <w:t xml:space="preserve">Macro 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  <w:rPr>
                <w:bCs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Element gain </w:t>
            </w:r>
            <w:r>
              <w:rPr>
                <w:lang w:eastAsia="zh-CN"/>
              </w:rPr>
              <w:t xml:space="preserve">(dBi) </w:t>
            </w:r>
            <w:r>
              <w:rPr>
                <w:vertAlign w:val="superscript"/>
                <w:lang w:eastAsia="ko-KR"/>
              </w:rPr>
              <w:t>(Note 2)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8.0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Horizontal/vertical 3 dB beam width of single element (degree)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H</w:t>
            </w:r>
            <w:r>
              <w:rPr>
                <w:lang w:eastAsia="ko-KR"/>
              </w:rPr>
              <w:br w:type="textWrapping"/>
            </w: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zh-CN"/>
              </w:rPr>
              <w:t>Horizontal/vertical front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to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back ratio (dB)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30 for both H/V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Antenna polarization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Linear ±45</w:t>
            </w:r>
            <w:r>
              <w:rPr>
                <w:lang w:eastAsia="ko-KR"/>
              </w:rPr>
              <w:t>º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>Antenna array configuration (Row × Column)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  <w:r>
              <w:t> × </w:t>
            </w:r>
            <w:r>
              <w:rPr>
                <w:rFonts w:hint="eastAsia" w:eastAsia="宋体"/>
                <w:lang w:val="en-US" w:eastAsia="zh-CN"/>
              </w:rPr>
              <w:t xml:space="preserve">16 </w:t>
            </w:r>
            <w:r>
              <w:t>elements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 xml:space="preserve">Horizontal/Vertical radiating sub-array spacing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 xml:space="preserve">0.5 of wavelength for H, </w:t>
            </w:r>
            <w:r>
              <w:rPr>
                <w:rFonts w:hint="eastAsia" w:eastAsia="宋体"/>
                <w:lang w:val="en-US" w:eastAsia="zh-CN"/>
              </w:rPr>
              <w:t>0.5</w:t>
            </w:r>
            <w:r>
              <w:t xml:space="preserve"> of wavelength for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Number of element rows in sub-array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Vertical element separation in sub-array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v,sub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ub>
              </m:sSub>
            </m:oMath>
            <w:r>
              <w:rPr>
                <w:lang w:eastAsia="ko-KR"/>
              </w:rPr>
              <w:t>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 xml:space="preserve">5 </w:t>
            </w:r>
            <w:r>
              <w:rPr>
                <w:rFonts w:eastAsia="Calibri"/>
                <w:lang w:eastAsia="ko-KR"/>
              </w:rPr>
              <w:t>of wavelength of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rFonts w:hint="eastAsia"/>
                <w:lang w:val="en-US" w:eastAsia="zh-CN"/>
              </w:rPr>
              <w:t xml:space="preserve">Total TRP </w:t>
            </w:r>
            <w:r>
              <w:rPr>
                <w:lang w:eastAsia="zh-CN"/>
              </w:rPr>
              <w:t xml:space="preserve">(dBm) </w:t>
            </w:r>
            <w:r>
              <w:rPr>
                <w:vertAlign w:val="superscript"/>
                <w:lang w:eastAsia="ko-KR"/>
              </w:rPr>
              <w:t>(Note 3)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30dBm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 xml:space="preserve">Mechanical down-tilt (degrees)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</w:tbl>
    <w:p>
      <w:pPr>
        <w:rPr>
          <w:lang w:eastAsia="ja-JP"/>
        </w:rPr>
      </w:pPr>
    </w:p>
    <w:p>
      <w:pPr>
        <w:rPr>
          <w:lang w:eastAsia="ja-JP"/>
        </w:rPr>
      </w:pPr>
    </w:p>
    <w:p>
      <w:pPr>
        <w:keepNext/>
        <w:keepLines/>
        <w:ind w:left="1417" w:hanging="1417"/>
        <w:rPr>
          <w:lang w:val="en-US" w:eastAsia="zh-CN"/>
        </w:rPr>
      </w:pPr>
      <w:r>
        <w:rPr>
          <w:rFonts w:hint="eastAsia"/>
          <w:lang w:eastAsia="ja-JP"/>
        </w:rPr>
        <w:t>5.2</w:t>
      </w:r>
      <w:r>
        <w:rPr>
          <w:rFonts w:hint="eastAsia"/>
          <w:lang w:val="en-US" w:eastAsia="zh-CN"/>
        </w:rPr>
        <w:t>A</w:t>
      </w:r>
      <w:r>
        <w:rPr>
          <w:rFonts w:hint="eastAsia"/>
          <w:lang w:eastAsia="ja-JP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ja-JP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ja-JP"/>
        </w:rPr>
        <w:tab/>
      </w:r>
      <w:r>
        <w:rPr>
          <w:rFonts w:hint="eastAsia"/>
          <w:lang w:val="en-US" w:eastAsia="zh-CN"/>
        </w:rPr>
        <w:t>Antenna configuration for NR UE</w:t>
      </w: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For FR1 UE at 4GHz and 7GHz, use the om</w:t>
      </w:r>
      <w:r>
        <w:rPr>
          <w:rFonts w:eastAsia="宋体"/>
          <w:lang w:val="en-US" w:eastAsia="zh-CN"/>
        </w:rPr>
        <w:t>ni</w:t>
      </w:r>
      <w:r>
        <w:rPr>
          <w:rFonts w:hint="eastAsia" w:eastAsia="宋体"/>
          <w:lang w:val="en-US" w:eastAsia="zh-CN"/>
        </w:rPr>
        <w:t xml:space="preserve"> antenna assumption as baseline assumption and further discuss whether directivity antenna could be used for FR1 UE.  </w:t>
      </w: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For FR2-1 UE, propose to consider the following assumption:</w:t>
      </w:r>
    </w:p>
    <w:p>
      <w:pPr>
        <w:pStyle w:val="22"/>
        <w:rPr>
          <w:lang w:eastAsia="ja-JP"/>
        </w:rPr>
      </w:pPr>
      <w:r>
        <w:rPr>
          <w:rFonts w:hint="eastAsia" w:eastAsia="宋体"/>
          <w:lang w:val="en-US" w:eastAsia="zh-CN"/>
        </w:rPr>
        <w:t xml:space="preserve">FR2-1 </w:t>
      </w:r>
      <w:r>
        <w:rPr>
          <w:rFonts w:hint="eastAsia"/>
          <w:lang w:eastAsia="ja-JP"/>
        </w:rPr>
        <w:t>UE</w:t>
      </w:r>
      <w:r>
        <w:rPr>
          <w:lang w:eastAsia="ko-KR"/>
        </w:rPr>
        <w:t xml:space="preserve"> antenna element pattern</w:t>
      </w:r>
    </w:p>
    <w:tbl>
      <w:tblPr>
        <w:tblStyle w:val="16"/>
        <w:tblW w:w="97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74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" w:hRule="atLeast"/>
          <w:jc w:val="center"/>
        </w:trPr>
        <w:tc>
          <w:tcPr>
            <w:tcW w:w="2290" w:type="dxa"/>
            <w:shd w:val="clear" w:color="auto" w:fill="E0E0E0"/>
            <w:vAlign w:val="center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7495" w:type="dxa"/>
            <w:shd w:val="clear" w:color="auto" w:fill="E0E0E0"/>
            <w:vAlign w:val="center"/>
          </w:tcPr>
          <w:p>
            <w:pPr>
              <w:pStyle w:val="23"/>
            </w:pPr>
            <w:r>
              <w:t>Values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4" w:hRule="atLeast"/>
          <w:jc w:val="center"/>
        </w:trPr>
        <w:tc>
          <w:tcPr>
            <w:tcW w:w="2290" w:type="dxa"/>
            <w:vAlign w:val="center"/>
          </w:tcPr>
          <w:p>
            <w:pPr>
              <w:pStyle w:val="25"/>
            </w:pPr>
            <w:r>
              <w:t>Antenna element vertical radiation pattern (dB)</w:t>
            </w:r>
          </w:p>
        </w:tc>
        <w:tc>
          <w:tcPr>
            <w:tcW w:w="7495" w:type="dxa"/>
            <w:vAlign w:val="center"/>
          </w:tcPr>
          <w:p>
            <w:pPr>
              <w:pStyle w:val="24"/>
              <w:rPr>
                <w:rFonts w:eastAsia="宋体"/>
              </w:rPr>
            </w:pPr>
            <w:r>
              <w:rPr>
                <w:position w:val="-38"/>
              </w:rPr>
              <w:object>
                <v:shape id="_x0000_i1034" o:spt="75" type="#_x0000_t75" style="height:43.75pt;width:313.05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25" r:id="rId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9" w:hRule="atLeast"/>
          <w:jc w:val="center"/>
        </w:trPr>
        <w:tc>
          <w:tcPr>
            <w:tcW w:w="2290" w:type="dxa"/>
            <w:vAlign w:val="center"/>
          </w:tcPr>
          <w:p>
            <w:pPr>
              <w:pStyle w:val="25"/>
            </w:pPr>
            <w:r>
              <w:t>Antenna element horizontal radiation pattern (dB)</w:t>
            </w:r>
          </w:p>
        </w:tc>
        <w:tc>
          <w:tcPr>
            <w:tcW w:w="7495" w:type="dxa"/>
            <w:vAlign w:val="center"/>
          </w:tcPr>
          <w:p>
            <w:pPr>
              <w:pStyle w:val="24"/>
            </w:pPr>
            <w:r>
              <w:rPr>
                <w:position w:val="-38"/>
              </w:rPr>
              <w:object>
                <v:shape id="_x0000_i1035" o:spt="75" type="#_x0000_t75" style="height:43.75pt;width:274.3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26" r:id="rId9">
                  <o:LockedField>false</o:LockedField>
                </o:OLEObject>
              </w:object>
            </w:r>
          </w:p>
          <w:p>
            <w:pPr>
              <w:pStyle w:val="24"/>
              <w:rPr>
                <w:rFonts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atLeast"/>
          <w:jc w:val="center"/>
        </w:trPr>
        <w:tc>
          <w:tcPr>
            <w:tcW w:w="2290" w:type="dxa"/>
            <w:vAlign w:val="center"/>
          </w:tcPr>
          <w:p>
            <w:pPr>
              <w:pStyle w:val="25"/>
            </w:pPr>
            <w:r>
              <w:t>Combining method for 3D antenna element pattern (dB)</w:t>
            </w:r>
          </w:p>
        </w:tc>
        <w:tc>
          <w:tcPr>
            <w:tcW w:w="7495" w:type="dxa"/>
            <w:vAlign w:val="center"/>
          </w:tcPr>
          <w:p>
            <w:pPr>
              <w:pStyle w:val="24"/>
              <w:rPr>
                <w:rFonts w:eastAsia="宋体"/>
              </w:rPr>
            </w:pPr>
            <w:r>
              <w:rPr>
                <w:position w:val="-14"/>
              </w:rPr>
              <w:object>
                <v:shape id="_x0000_i1036" o:spt="75" type="#_x0000_t75" style="height:19.15pt;width:223.3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27" r:id="rId1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  <w:jc w:val="center"/>
        </w:trPr>
        <w:tc>
          <w:tcPr>
            <w:tcW w:w="2290" w:type="dxa"/>
            <w:vAlign w:val="center"/>
          </w:tcPr>
          <w:p>
            <w:pPr>
              <w:pStyle w:val="25"/>
            </w:pPr>
            <w:r>
              <w:t xml:space="preserve">Maximum directional gain of an antenna element </w:t>
            </w:r>
            <w:r>
              <w:rPr>
                <w:i/>
              </w:rPr>
              <w:t>G</w:t>
            </w:r>
            <w:r>
              <w:rPr>
                <w:i/>
                <w:vertAlign w:val="subscript"/>
              </w:rPr>
              <w:t>E,max</w:t>
            </w:r>
          </w:p>
        </w:tc>
        <w:tc>
          <w:tcPr>
            <w:tcW w:w="7495" w:type="dxa"/>
            <w:vAlign w:val="center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/>
                <w:lang w:eastAsia="ja-JP"/>
              </w:rPr>
              <w:t>5</w:t>
            </w:r>
            <w:r>
              <w:rPr>
                <w:rFonts w:eastAsia="宋体"/>
              </w:rPr>
              <w:t xml:space="preserve"> dBi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  <w:jc w:val="center"/>
        </w:trPr>
        <w:tc>
          <w:tcPr>
            <w:tcW w:w="2290" w:type="dxa"/>
            <w:vAlign w:val="center"/>
          </w:tcPr>
          <w:p>
            <w:pPr>
              <w:pStyle w:val="25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(M</w:t>
            </w:r>
            <w:r>
              <w:rPr>
                <w:rFonts w:hint="eastAsia"/>
                <w:vertAlign w:val="subscript"/>
                <w:lang w:eastAsia="ja-JP"/>
              </w:rPr>
              <w:t>g</w:t>
            </w:r>
            <w:r>
              <w:rPr>
                <w:rFonts w:hint="eastAsia"/>
                <w:lang w:eastAsia="ja-JP"/>
              </w:rPr>
              <w:t>, N</w:t>
            </w:r>
            <w:r>
              <w:rPr>
                <w:rFonts w:hint="eastAsia"/>
                <w:vertAlign w:val="subscript"/>
                <w:lang w:eastAsia="ja-JP"/>
              </w:rPr>
              <w:t>g</w:t>
            </w:r>
            <w:r>
              <w:rPr>
                <w:rFonts w:hint="eastAsia"/>
                <w:lang w:eastAsia="ja-JP"/>
              </w:rPr>
              <w:t xml:space="preserve">, M, N, P) </w:t>
            </w:r>
          </w:p>
        </w:tc>
        <w:tc>
          <w:tcPr>
            <w:tcW w:w="7495" w:type="dxa"/>
            <w:vAlign w:val="center"/>
          </w:tcPr>
          <w:p>
            <w:pPr>
              <w:pStyle w:val="24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 (1, 1, 2, 2, 2)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  <w:jc w:val="center"/>
        </w:trPr>
        <w:tc>
          <w:tcPr>
            <w:tcW w:w="2290" w:type="dxa"/>
            <w:vAlign w:val="center"/>
          </w:tcPr>
          <w:p>
            <w:pPr>
              <w:pStyle w:val="25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(d</w:t>
            </w:r>
            <w:r>
              <w:rPr>
                <w:rFonts w:hint="eastAsia"/>
                <w:vertAlign w:val="subscript"/>
                <w:lang w:eastAsia="ja-JP"/>
              </w:rPr>
              <w:t>v</w:t>
            </w:r>
            <w:r>
              <w:rPr>
                <w:rFonts w:hint="eastAsia"/>
                <w:lang w:eastAsia="ja-JP"/>
              </w:rPr>
              <w:t>, d</w:t>
            </w:r>
            <w:r>
              <w:rPr>
                <w:rFonts w:hint="eastAsia"/>
                <w:vertAlign w:val="subscript"/>
                <w:lang w:eastAsia="ja-JP"/>
              </w:rPr>
              <w:t>h</w:t>
            </w:r>
            <w:r>
              <w:rPr>
                <w:rFonts w:hint="eastAsia"/>
                <w:lang w:eastAsia="ja-JP"/>
              </w:rPr>
              <w:t>)</w:t>
            </w:r>
          </w:p>
        </w:tc>
        <w:tc>
          <w:tcPr>
            <w:tcW w:w="7495" w:type="dxa"/>
            <w:vAlign w:val="center"/>
          </w:tcPr>
          <w:p>
            <w:pPr>
              <w:pStyle w:val="24"/>
              <w:rPr>
                <w:lang w:eastAsia="ja-JP"/>
              </w:rPr>
            </w:pPr>
            <w:r>
              <w:rPr>
                <w:lang w:eastAsia="ja-JP"/>
              </w:rPr>
              <w:t>(0.5λ</w:t>
            </w:r>
            <w:r>
              <w:rPr>
                <w:rFonts w:hint="eastAsia"/>
                <w:lang w:eastAsia="ja-JP"/>
              </w:rPr>
              <w:t xml:space="preserve">, </w:t>
            </w:r>
            <w:r>
              <w:rPr>
                <w:lang w:eastAsia="ja-JP"/>
              </w:rPr>
              <w:t>0.5λ</w:t>
            </w:r>
            <w:r>
              <w:rPr>
                <w:rFonts w:hint="eastAsia"/>
                <w:lang w:eastAsia="ja-JP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  <w:jc w:val="center"/>
        </w:trPr>
        <w:tc>
          <w:tcPr>
            <w:tcW w:w="2290" w:type="dxa"/>
            <w:vAlign w:val="center"/>
          </w:tcPr>
          <w:p>
            <w:pPr>
              <w:pStyle w:val="25"/>
              <w:rPr>
                <w:lang w:eastAsia="ja-JP"/>
              </w:rPr>
            </w:pPr>
            <w:r>
              <w:rPr>
                <w:lang w:val="en-US" w:eastAsia="ja-JP"/>
              </w:rPr>
              <w:t>UE orientation</w:t>
            </w:r>
          </w:p>
        </w:tc>
        <w:tc>
          <w:tcPr>
            <w:tcW w:w="7495" w:type="dxa"/>
            <w:vAlign w:val="center"/>
          </w:tcPr>
          <w:p>
            <w:pPr>
              <w:pStyle w:val="24"/>
              <w:ind w:left="-56"/>
              <w:rPr>
                <w:lang w:eastAsia="ja-JP"/>
              </w:rPr>
            </w:pPr>
            <w:r>
              <w:rPr>
                <w:lang w:val="en-US" w:eastAsia="ja-JP"/>
              </w:rPr>
              <w:t>Random orientation in the azimuth domain: uniformly distributed between -90 and 90 degrees*</w:t>
            </w:r>
          </w:p>
          <w:p>
            <w:pPr>
              <w:pStyle w:val="24"/>
              <w:ind w:left="-56"/>
              <w:rPr>
                <w:lang w:eastAsia="ja-JP"/>
              </w:rPr>
            </w:pPr>
            <w:r>
              <w:rPr>
                <w:lang w:val="en-US" w:eastAsia="ja-JP"/>
              </w:rPr>
              <w:t>Fixed elevation: 90 degrees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  <w:jc w:val="center"/>
        </w:trPr>
        <w:tc>
          <w:tcPr>
            <w:tcW w:w="9785" w:type="dxa"/>
            <w:gridSpan w:val="2"/>
            <w:vAlign w:val="center"/>
          </w:tcPr>
          <w:p>
            <w:pPr>
              <w:pStyle w:val="27"/>
              <w:rPr>
                <w:lang w:eastAsia="ja-JP"/>
              </w:rPr>
            </w:pPr>
            <w:r>
              <w:rPr>
                <w:lang w:eastAsia="ja-JP"/>
              </w:rPr>
              <w:t>NOTE:</w:t>
            </w:r>
            <w:r>
              <w:rPr>
                <w:rFonts w:eastAsia="宋体"/>
              </w:rPr>
              <w:tab/>
            </w:r>
            <w:r>
              <w:rPr>
                <w:lang w:eastAsia="ja-JP"/>
              </w:rPr>
              <w:t>This is done to emulate two panels: the configuration is equivalent to 2 panels with 180 shift in horizontal orientation and UE orientation uniformly distributed in the azimuth domain between -180 and 180 degrees.</w:t>
            </w:r>
          </w:p>
        </w:tc>
      </w:tr>
    </w:tbl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Other simulation assumptions for FR1 and FR2-1 UE.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108" w:type="dxa"/>
        </w:tblCellMar>
      </w:tblPr>
      <w:tblGrid>
        <w:gridCol w:w="2357"/>
        <w:gridCol w:w="3138"/>
        <w:gridCol w:w="1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0" w:type="auto"/>
          </w:tcPr>
          <w:p>
            <w:pPr>
              <w:pStyle w:val="23"/>
            </w:pPr>
            <w:r>
              <w:t>FR1</w:t>
            </w:r>
          </w:p>
        </w:tc>
        <w:tc>
          <w:tcPr>
            <w:tcW w:w="0" w:type="auto"/>
          </w:tcPr>
          <w:p>
            <w:pPr>
              <w:pStyle w:val="23"/>
            </w:pPr>
            <w:r>
              <w:t>FR2-1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Maximum transmitter power</w:t>
            </w:r>
          </w:p>
        </w:tc>
        <w:tc>
          <w:tcPr>
            <w:tcW w:w="0" w:type="auto"/>
          </w:tcPr>
          <w:p>
            <w:pPr>
              <w:rPr>
                <w:lang w:eastAsia="zh-CN"/>
              </w:rPr>
            </w:pPr>
            <w:r>
              <w:rPr>
                <w:rFonts w:eastAsia="宋体"/>
                <w:lang w:val="en-US" w:eastAsia="zh-CN"/>
              </w:rPr>
              <w:t xml:space="preserve">Calibration to assume PC2 (26 dBm) </w:t>
            </w:r>
          </w:p>
        </w:tc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22.4 dBm (EIRP)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Minimum transmitter power</w:t>
            </w:r>
          </w:p>
        </w:tc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rFonts w:cs="Arial"/>
                <w:lang w:eastAsia="zh-CN"/>
              </w:rPr>
              <w:t>-33 dBm (TS 38.101-1, Table 6.3.1-1)</w:t>
            </w:r>
          </w:p>
        </w:tc>
        <w:tc>
          <w:tcPr>
            <w:tcW w:w="0" w:type="auto"/>
          </w:tcPr>
          <w:p>
            <w:pPr>
              <w:pStyle w:val="24"/>
              <w:rPr>
                <w:lang w:eastAsia="zh-CN"/>
              </w:rPr>
            </w:pPr>
            <w:r>
              <w:rPr>
                <w:lang w:eastAsia="zh-CN"/>
              </w:rPr>
              <w:t>-40 dBm</w:t>
            </w:r>
          </w:p>
        </w:tc>
      </w:tr>
    </w:tbl>
    <w:p>
      <w:pPr>
        <w:rPr>
          <w:lang w:eastAsia="ja-JP"/>
        </w:rPr>
      </w:pPr>
    </w:p>
    <w:p>
      <w:pPr>
        <w:pStyle w:val="3"/>
        <w:ind w:left="0" w:firstLine="0"/>
        <w:rPr>
          <w:lang w:val="en-US" w:eastAsia="ja-JP"/>
        </w:rPr>
      </w:pPr>
      <w:r>
        <w:rPr>
          <w:rFonts w:hint="eastAsia"/>
          <w:lang w:val="en-US" w:eastAsia="ja-JP"/>
        </w:rPr>
        <w:t>Antenna configuration for ISAC BS</w:t>
      </w:r>
    </w:p>
    <w:p>
      <w:pPr>
        <w:rPr>
          <w:rFonts w:ascii="Arial" w:hAnsi="Arial" w:eastAsia="宋体"/>
          <w:b/>
          <w:lang w:val="en-US" w:eastAsia="zh-CN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For full</w:t>
      </w:r>
      <w:r>
        <w:rPr>
          <w:rFonts w:eastAsia="宋体"/>
          <w:lang w:val="en-US" w:eastAsia="zh-CN"/>
        </w:rPr>
        <w:t xml:space="preserve">-duplex operation </w:t>
      </w:r>
      <w:r>
        <w:rPr>
          <w:rFonts w:hint="eastAsia" w:eastAsia="宋体"/>
          <w:lang w:val="en-US" w:eastAsia="zh-CN"/>
        </w:rPr>
        <w:t>mode with different Tx/Rx panels:</w:t>
      </w:r>
    </w:p>
    <w:p>
      <w:pPr>
        <w:pStyle w:val="22"/>
        <w:rPr>
          <w:rFonts w:eastAsia="宋体"/>
          <w:lang w:val="en-US" w:eastAsia="zh-CN"/>
        </w:rPr>
      </w:pPr>
      <w:r>
        <w:rPr>
          <w:lang w:val="en-US"/>
        </w:rPr>
        <w:t>Antenna array parameters</w:t>
      </w:r>
      <w:r>
        <w:rPr>
          <w:rFonts w:hint="eastAsia" w:eastAsia="宋体"/>
          <w:lang w:val="en-US" w:eastAsia="zh-CN"/>
        </w:rPr>
        <w:t xml:space="preserve"> of IASC BS for 4GHz</w:t>
      </w:r>
    </w:p>
    <w:tbl>
      <w:tblPr>
        <w:tblStyle w:val="16"/>
        <w:tblW w:w="37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569"/>
        <w:gridCol w:w="1549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Macro urban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  <w:rPr>
                <w:bCs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Element gain </w:t>
            </w:r>
            <w:r>
              <w:rPr>
                <w:lang w:eastAsia="zh-CN"/>
              </w:rPr>
              <w:t xml:space="preserve">(dBi) </w:t>
            </w:r>
            <w:r>
              <w:rPr>
                <w:vertAlign w:val="superscript"/>
                <w:lang w:eastAsia="ko-KR"/>
              </w:rPr>
              <w:t>(Note 2)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4"/>
              <w:rPr>
                <w:rFonts w:eastAsia="Calibri"/>
              </w:rPr>
            </w:pPr>
            <w:r>
              <w:t>6.4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Horizontal/vertical 3 dB beam width of single element (degree)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90</w:t>
            </w:r>
            <w:r>
              <w:rPr>
                <w:lang w:eastAsia="ko-KR"/>
              </w:rPr>
              <w:t xml:space="preserve">º </w:t>
            </w:r>
            <w:r>
              <w:t xml:space="preserve">for </w:t>
            </w:r>
            <w:r>
              <w:rPr>
                <w:lang w:eastAsia="ko-KR"/>
              </w:rPr>
              <w:t>H</w:t>
            </w:r>
            <w:r>
              <w:rPr>
                <w:lang w:eastAsia="ko-KR"/>
              </w:rPr>
              <w:br w:type="textWrapping"/>
            </w: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zh-CN"/>
              </w:rPr>
              <w:t>Horizontal/vertical front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to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back ratio (dB)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30 for both H/V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Antenna polarization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Linear ±45</w:t>
            </w:r>
            <w:r>
              <w:rPr>
                <w:lang w:eastAsia="ko-KR"/>
              </w:rPr>
              <w:t>º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>Antenna sub-array configuration (Row × Column)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jc w:val="both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Tx panel:</w:t>
            </w:r>
          </w:p>
          <w:p>
            <w:pPr>
              <w:pStyle w:val="24"/>
            </w:pPr>
            <w:r>
              <w:rPr>
                <w:rFonts w:hint="eastAsia" w:eastAsia="宋体"/>
                <w:lang w:val="en-US" w:eastAsia="zh-CN"/>
              </w:rPr>
              <w:t>2</w:t>
            </w:r>
            <w:r>
              <w:t> × 8 elements</w:t>
            </w:r>
          </w:p>
          <w:p>
            <w:pPr>
              <w:pStyle w:val="24"/>
              <w:jc w:val="both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Rx panel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  <w:r>
              <w:t> × 8 elements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 xml:space="preserve">Horizontal/Vertical radiating sub-array spacing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0.5 of wavelength for H, 2.1 of wavelength for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Number of element rows in sub-array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Vertical element separation in sub-array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v,sub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ub>
              </m:sSub>
            </m:oMath>
            <w:r>
              <w:rPr>
                <w:lang w:eastAsia="ko-KR"/>
              </w:rPr>
              <w:t>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0.7 of wavelength of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Pre-set sub-array down-tilt (degrees)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Total TRP (dBm)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37 for 100MHz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For the calibration 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val="en-US"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Spatial isolation (dB)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TBD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 xml:space="preserve">Mechanical down-tilt (degrees)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1: The vertical coverage range is given for the elevation angle θ, defined between 0° and 180°.</w:t>
            </w:r>
          </w:p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2: The element gain includes the loss and is per polarization.</w:t>
            </w:r>
          </w:p>
          <w:p>
            <w:pPr>
              <w:pStyle w:val="27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 xml:space="preserve">Note 3: </w:t>
            </w:r>
            <w:r>
              <w:rPr>
                <w:rFonts w:hint="eastAsia"/>
                <w:lang w:val="en-US" w:eastAsia="zh-CN"/>
              </w:rPr>
              <w:t>Void</w:t>
            </w:r>
          </w:p>
          <w:p>
            <w:pPr>
              <w:pStyle w:val="27"/>
              <w:ind w:left="0" w:leftChars="0" w:firstLine="0" w:firstLineChars="0"/>
              <w:rPr>
                <w:lang w:val="en-US" w:eastAsia="zh-CN"/>
              </w:rPr>
            </w:pPr>
            <w:r>
              <w:rPr>
                <w:lang w:val="en-US" w:eastAsia="zh-CN"/>
              </w:rPr>
              <w:t>Note 5: For the case of 3 elements per sub array, dv will be 2.1 wavelengths.</w:t>
            </w:r>
          </w:p>
        </w:tc>
      </w:tr>
    </w:tbl>
    <w:p>
      <w:pPr>
        <w:rPr>
          <w:lang w:val="en-US"/>
        </w:rPr>
      </w:pP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For TDM manner:</w:t>
      </w:r>
    </w:p>
    <w:p>
      <w:pPr>
        <w:pStyle w:val="22"/>
        <w:rPr>
          <w:rFonts w:eastAsia="宋体"/>
          <w:lang w:val="en-US" w:eastAsia="zh-CN"/>
        </w:rPr>
      </w:pPr>
      <w:r>
        <w:rPr>
          <w:lang w:val="en-US"/>
        </w:rPr>
        <w:t>Antenna array parameters</w:t>
      </w:r>
      <w:r>
        <w:rPr>
          <w:rFonts w:hint="eastAsia" w:eastAsia="宋体"/>
          <w:lang w:val="en-US" w:eastAsia="zh-CN"/>
        </w:rPr>
        <w:t xml:space="preserve"> of IASC BS for 4GHz</w:t>
      </w:r>
    </w:p>
    <w:tbl>
      <w:tblPr>
        <w:tblStyle w:val="16"/>
        <w:tblW w:w="37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569"/>
        <w:gridCol w:w="1549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Macro urban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  <w:rPr>
                <w:bCs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Element gain </w:t>
            </w:r>
            <w:r>
              <w:rPr>
                <w:lang w:eastAsia="zh-CN"/>
              </w:rPr>
              <w:t xml:space="preserve">(dBi) </w:t>
            </w:r>
            <w:r>
              <w:rPr>
                <w:vertAlign w:val="superscript"/>
                <w:lang w:eastAsia="ko-KR"/>
              </w:rPr>
              <w:t>(Note 2)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4"/>
              <w:rPr>
                <w:rFonts w:eastAsia="Calibri"/>
              </w:rPr>
            </w:pPr>
            <w:r>
              <w:t>6.4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Horizontal/vertical 3 dB beam width of single element (degree)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90</w:t>
            </w:r>
            <w:r>
              <w:rPr>
                <w:lang w:eastAsia="ko-KR"/>
              </w:rPr>
              <w:t xml:space="preserve">º </w:t>
            </w:r>
            <w:r>
              <w:t xml:space="preserve">for </w:t>
            </w:r>
            <w:r>
              <w:rPr>
                <w:lang w:eastAsia="ko-KR"/>
              </w:rPr>
              <w:t>H</w:t>
            </w:r>
            <w:r>
              <w:rPr>
                <w:lang w:eastAsia="ko-KR"/>
              </w:rPr>
              <w:br w:type="textWrapping"/>
            </w: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zh-CN"/>
              </w:rPr>
              <w:t>Horizontal/vertical front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to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back ratio (dB)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30 for both H/V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Antenna polarization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Linear ±45</w:t>
            </w:r>
            <w:r>
              <w:rPr>
                <w:lang w:eastAsia="ko-KR"/>
              </w:rPr>
              <w:t>º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>Antenna sub-array configuration (Row × Column)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</w:pPr>
            <w:r>
              <w:rPr>
                <w:rFonts w:hint="eastAsia" w:eastAsia="宋体"/>
                <w:lang w:val="en-US" w:eastAsia="zh-CN"/>
              </w:rPr>
              <w:t>4</w:t>
            </w:r>
            <w:r>
              <w:t>× 8 elements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jc w:val="both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 xml:space="preserve">Horizontal/Vertical radiating sub-array spacing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0.5 of wavelength for H, 2.1 of wavelength for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Number of element rows in sub-array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Vertical element separation in sub-array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v,sub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ub>
              </m:sSub>
            </m:oMath>
            <w:r>
              <w:rPr>
                <w:lang w:eastAsia="ko-KR"/>
              </w:rPr>
              <w:t>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0.7 of wavelength of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Pre-set sub-array down-tilt (degrees)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Total TRP (dBm)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Option 2: 52 for 100MHz for the calibration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val="en-US"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val="en-US"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 xml:space="preserve">Mechanical down-tilt (degrees)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1: The vertical coverage range is given for the elevation angle θ, defined between 0° and 180°.</w:t>
            </w:r>
          </w:p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2: The element gain includes the loss and is per polarization.</w:t>
            </w:r>
          </w:p>
          <w:p>
            <w:pPr>
              <w:pStyle w:val="27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 xml:space="preserve">Note 3: </w:t>
            </w:r>
            <w:r>
              <w:rPr>
                <w:rFonts w:hint="eastAsia"/>
                <w:lang w:val="en-US" w:eastAsia="zh-CN"/>
              </w:rPr>
              <w:t>Void</w:t>
            </w:r>
          </w:p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5: For the case of 3 elements per sub array, dv will be 2.1 wavelengths.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rFonts w:hint="eastAsia" w:eastAsia="宋体"/>
          <w:lang w:val="en-US" w:eastAsia="zh-CN"/>
        </w:rPr>
        <w:t>For full</w:t>
      </w:r>
      <w:r>
        <w:rPr>
          <w:rFonts w:eastAsia="宋体"/>
          <w:lang w:val="en-US" w:eastAsia="zh-CN"/>
        </w:rPr>
        <w:t xml:space="preserve">-duplex </w:t>
      </w:r>
      <w:r>
        <w:rPr>
          <w:rFonts w:hint="eastAsia" w:eastAsia="宋体"/>
          <w:lang w:val="en-US" w:eastAsia="zh-CN"/>
        </w:rPr>
        <w:t>operation mode with different Tx/Rx panels:</w:t>
      </w:r>
    </w:p>
    <w:p>
      <w:pPr>
        <w:pStyle w:val="22"/>
        <w:rPr>
          <w:rFonts w:eastAsia="宋体"/>
          <w:lang w:val="en-US" w:eastAsia="zh-CN"/>
        </w:rPr>
      </w:pPr>
      <w:r>
        <w:rPr>
          <w:lang w:val="en-US"/>
        </w:rPr>
        <w:t>Antenna array parameters</w:t>
      </w:r>
      <w:r>
        <w:rPr>
          <w:rFonts w:hint="eastAsia" w:eastAsia="宋体"/>
          <w:lang w:val="en-US" w:eastAsia="zh-CN"/>
        </w:rPr>
        <w:t xml:space="preserve"> of IASC BS for 7GHz</w:t>
      </w:r>
    </w:p>
    <w:tbl>
      <w:tblPr>
        <w:tblStyle w:val="16"/>
        <w:tblW w:w="37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569"/>
        <w:gridCol w:w="1549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Macro urban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  <w:rPr>
                <w:bCs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Element gain </w:t>
            </w:r>
            <w:r>
              <w:rPr>
                <w:lang w:eastAsia="zh-CN"/>
              </w:rPr>
              <w:t xml:space="preserve">(dBi) </w:t>
            </w:r>
            <w:r>
              <w:rPr>
                <w:vertAlign w:val="superscript"/>
                <w:lang w:eastAsia="ko-KR"/>
              </w:rPr>
              <w:t>(Note 2)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4"/>
              <w:rPr>
                <w:rFonts w:eastAsia="Calibri"/>
              </w:rPr>
            </w:pPr>
            <w:r>
              <w:t>6.4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Horizontal/vertical 3 dB beam width of single element (degree)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90</w:t>
            </w:r>
            <w:r>
              <w:rPr>
                <w:lang w:eastAsia="ko-KR"/>
              </w:rPr>
              <w:t xml:space="preserve">º </w:t>
            </w:r>
            <w:r>
              <w:t xml:space="preserve">for </w:t>
            </w:r>
            <w:r>
              <w:rPr>
                <w:lang w:eastAsia="ko-KR"/>
              </w:rPr>
              <w:t>H</w:t>
            </w:r>
            <w:r>
              <w:rPr>
                <w:lang w:eastAsia="ko-KR"/>
              </w:rPr>
              <w:br w:type="textWrapping"/>
            </w: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zh-CN"/>
              </w:rPr>
              <w:t>Horizontal/vertical front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to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back ratio (dB)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30 for both H/V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Antenna polarization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Linear ±45</w:t>
            </w:r>
            <w:r>
              <w:rPr>
                <w:lang w:eastAsia="ko-KR"/>
              </w:rPr>
              <w:t>º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>Antenna sub-array configuration (Row × Column)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jc w:val="left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Tx panel:</w:t>
            </w:r>
          </w:p>
          <w:p>
            <w:pPr>
              <w:pStyle w:val="24"/>
            </w:pPr>
            <w:r>
              <w:rPr>
                <w:rFonts w:hint="eastAsia" w:eastAsia="宋体"/>
                <w:lang w:val="en-US" w:eastAsia="zh-CN"/>
              </w:rPr>
              <w:t>4</w:t>
            </w:r>
            <w:r>
              <w:t> × </w:t>
            </w:r>
            <w:r>
              <w:rPr>
                <w:rFonts w:hint="eastAsia" w:eastAsia="宋体"/>
                <w:lang w:val="en-US" w:eastAsia="zh-CN"/>
              </w:rPr>
              <w:t>16</w:t>
            </w:r>
            <w:r>
              <w:t xml:space="preserve"> elements</w:t>
            </w:r>
          </w:p>
          <w:p>
            <w:pPr>
              <w:pStyle w:val="24"/>
              <w:jc w:val="left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Rx panel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  <w:r>
              <w:t> × </w:t>
            </w:r>
            <w:r>
              <w:rPr>
                <w:rFonts w:hint="eastAsia" w:eastAsia="宋体"/>
                <w:lang w:val="en-US" w:eastAsia="zh-CN"/>
              </w:rPr>
              <w:t>16</w:t>
            </w:r>
            <w:r>
              <w:t xml:space="preserve"> elements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 xml:space="preserve">Horizontal/Vertical radiating sub-array spacing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0.5 of wavelength for H, 2.1 of wavelength for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Number of element rows in sub-array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Vertical element separation in sub-array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v,sub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ub>
              </m:sSub>
            </m:oMath>
            <w:r>
              <w:rPr>
                <w:lang w:eastAsia="ko-KR"/>
              </w:rPr>
              <w:t>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0.7 of wavelength of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Pre-set sub-array down-tilt (degrees)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Total TRP (dBm)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37 for 100MHz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For the calibration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Spatial isolation (dB)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TBD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 xml:space="preserve">Mechanical down-tilt (degrees) 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1: The vertical coverage range is given for the elevation angle θ, defined between 0° and 180°.</w:t>
            </w:r>
          </w:p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2: The element gain includes the loss and is per polarization.</w:t>
            </w:r>
          </w:p>
          <w:p>
            <w:pPr>
              <w:pStyle w:val="27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 xml:space="preserve">Note 3: </w:t>
            </w:r>
            <w:r>
              <w:rPr>
                <w:rFonts w:hint="eastAsia"/>
                <w:lang w:val="en-US" w:eastAsia="zh-CN"/>
              </w:rPr>
              <w:t>Void</w:t>
            </w:r>
          </w:p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5: For the case of 3 elements per sub array, dv will be 2.1 wavelengths.</w:t>
            </w:r>
          </w:p>
        </w:tc>
      </w:tr>
    </w:tbl>
    <w:p>
      <w:pPr>
        <w:rPr>
          <w:lang w:eastAsia="ja-JP"/>
        </w:rPr>
      </w:pP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For TDM manner:</w:t>
      </w:r>
    </w:p>
    <w:p>
      <w:pPr>
        <w:pStyle w:val="22"/>
        <w:rPr>
          <w:rFonts w:eastAsia="宋体"/>
          <w:lang w:val="en-US" w:eastAsia="zh-CN"/>
        </w:rPr>
      </w:pPr>
      <w:r>
        <w:rPr>
          <w:lang w:val="en-US"/>
        </w:rPr>
        <w:t xml:space="preserve"> Antenna array parameters</w:t>
      </w:r>
      <w:r>
        <w:rPr>
          <w:rFonts w:hint="eastAsia" w:eastAsia="宋体"/>
          <w:lang w:val="en-US" w:eastAsia="zh-CN"/>
        </w:rPr>
        <w:t xml:space="preserve"> of IASC BS for 7GHz</w:t>
      </w:r>
    </w:p>
    <w:tbl>
      <w:tblPr>
        <w:tblStyle w:val="16"/>
        <w:tblW w:w="37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569"/>
        <w:gridCol w:w="1549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Macro urban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  <w:rPr>
                <w:bCs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Element gain </w:t>
            </w:r>
            <w:r>
              <w:rPr>
                <w:lang w:eastAsia="zh-CN"/>
              </w:rPr>
              <w:t xml:space="preserve">(dBi) </w:t>
            </w:r>
            <w:r>
              <w:rPr>
                <w:vertAlign w:val="superscript"/>
                <w:lang w:eastAsia="ko-KR"/>
              </w:rPr>
              <w:t>(Note 2)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4"/>
              <w:rPr>
                <w:rFonts w:eastAsia="Calibri"/>
              </w:rPr>
            </w:pPr>
            <w:r>
              <w:t>6.4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Horizontal/vertical 3 dB beam width of single element (degree)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90</w:t>
            </w:r>
            <w:r>
              <w:rPr>
                <w:lang w:eastAsia="ko-KR"/>
              </w:rPr>
              <w:t xml:space="preserve">º </w:t>
            </w:r>
            <w:r>
              <w:t xml:space="preserve">for </w:t>
            </w:r>
            <w:r>
              <w:rPr>
                <w:lang w:eastAsia="ko-KR"/>
              </w:rPr>
              <w:t>H</w:t>
            </w:r>
            <w:r>
              <w:rPr>
                <w:lang w:eastAsia="ko-KR"/>
              </w:rPr>
              <w:br w:type="textWrapping"/>
            </w: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zh-CN"/>
              </w:rPr>
              <w:t>Horizontal/vertical front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to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back ratio (dB)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30 for both H/V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Antenna polarization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Linear ±45</w:t>
            </w:r>
            <w:r>
              <w:rPr>
                <w:lang w:eastAsia="ko-KR"/>
              </w:rPr>
              <w:t>º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>Antenna sub-array configuration (Row × Column)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br w:type="textWrapping"/>
            </w:r>
            <w:r>
              <w:rPr>
                <w:vertAlign w:val="superscript"/>
                <w:lang w:eastAsia="ko-KR"/>
              </w:rPr>
              <w:t>(Note 4)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</w:pPr>
            <w:r>
              <w:rPr>
                <w:rFonts w:hint="eastAsia" w:eastAsia="宋体"/>
                <w:lang w:val="en-US" w:eastAsia="zh-CN"/>
              </w:rPr>
              <w:t>8</w:t>
            </w:r>
            <w:r>
              <w:t>× </w:t>
            </w:r>
            <w:r>
              <w:rPr>
                <w:rFonts w:hint="eastAsia" w:eastAsia="宋体"/>
                <w:lang w:val="en-US" w:eastAsia="zh-CN"/>
              </w:rPr>
              <w:t>16</w:t>
            </w:r>
            <w:r>
              <w:t xml:space="preserve"> elements</w:t>
            </w:r>
          </w:p>
          <w:p>
            <w:pPr>
              <w:pStyle w:val="24"/>
              <w:rPr>
                <w:rFonts w:eastAsia="宋体"/>
                <w:lang w:val="en-US" w:eastAsia="zh-CN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jc w:val="both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 xml:space="preserve">Horizontal/Vertical radiating sub-array spacing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0.5 of wavelength for H, 2.1 of wavelength for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Number of element rows in sub-array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Vertical element separation in sub-array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v,sub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ub>
              </m:sSub>
            </m:oMath>
            <w:r>
              <w:rPr>
                <w:lang w:eastAsia="ko-KR"/>
              </w:rPr>
              <w:t>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0.7 of wavelength of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Pre-set sub-array down-tilt (degrees)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Total TRP (dBm)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Option 2: 52 for 100MHz for the calibration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val="en-US" w:eastAsia="ko-KR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val="en-US"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 xml:space="preserve">Mechanical down-tilt (degrees)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</w:p>
        </w:tc>
        <w:tc>
          <w:tcPr>
            <w:tcW w:w="12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1: The vertical coverage range is given for the elevation angle θ, defined between 0° and 180°.</w:t>
            </w:r>
          </w:p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2: The element gain includes the loss and is per polarization.</w:t>
            </w:r>
          </w:p>
          <w:p>
            <w:pPr>
              <w:pStyle w:val="27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 xml:space="preserve">Note 3: </w:t>
            </w:r>
            <w:r>
              <w:rPr>
                <w:rFonts w:hint="eastAsia"/>
                <w:lang w:val="en-US" w:eastAsia="zh-CN"/>
              </w:rPr>
              <w:t>Void</w:t>
            </w:r>
          </w:p>
          <w:p>
            <w:pPr>
              <w:pStyle w:val="27"/>
              <w:rPr>
                <w:lang w:val="en-US" w:eastAsia="zh-CN"/>
              </w:rPr>
            </w:pPr>
            <w:r>
              <w:rPr>
                <w:lang w:val="en-US" w:eastAsia="zh-CN"/>
              </w:rPr>
              <w:t>Note 5: For the case of 3 elements per sub array, dv will be 2.1 wavelengths.</w:t>
            </w:r>
          </w:p>
        </w:tc>
      </w:tr>
    </w:tbl>
    <w:p>
      <w:pPr>
        <w:rPr>
          <w:lang w:eastAsia="ja-JP"/>
        </w:rPr>
      </w:pPr>
    </w:p>
    <w:p>
      <w:pPr>
        <w:rPr>
          <w:lang w:eastAsia="ja-JP"/>
        </w:rPr>
      </w:pPr>
      <w:r>
        <w:rPr>
          <w:rFonts w:hint="eastAsia" w:eastAsia="宋体"/>
          <w:lang w:val="en-US" w:eastAsia="zh-CN"/>
        </w:rPr>
        <w:t>For full</w:t>
      </w:r>
      <w:r>
        <w:rPr>
          <w:rFonts w:eastAsia="宋体"/>
          <w:lang w:val="en-US" w:eastAsia="zh-CN"/>
        </w:rPr>
        <w:t xml:space="preserve">-duplex </w:t>
      </w:r>
      <w:r>
        <w:rPr>
          <w:rFonts w:hint="eastAsia" w:eastAsia="宋体"/>
          <w:lang w:val="en-US" w:eastAsia="zh-CN"/>
        </w:rPr>
        <w:t>operation mode with different Tx/Rx panels:</w:t>
      </w:r>
    </w:p>
    <w:p>
      <w:pPr>
        <w:pStyle w:val="22"/>
        <w:rPr>
          <w:rFonts w:eastAsia="宋体"/>
          <w:lang w:val="en-US" w:eastAsia="zh-CN"/>
        </w:rPr>
      </w:pPr>
      <w:r>
        <w:rPr>
          <w:lang w:val="en-US"/>
        </w:rPr>
        <w:t>Antenna array parameters</w:t>
      </w:r>
      <w:r>
        <w:rPr>
          <w:rFonts w:hint="eastAsia" w:eastAsia="宋体"/>
          <w:lang w:val="en-US" w:eastAsia="zh-CN"/>
        </w:rPr>
        <w:t xml:space="preserve"> for 30GHz</w:t>
      </w:r>
    </w:p>
    <w:tbl>
      <w:tblPr>
        <w:tblStyle w:val="16"/>
        <w:tblW w:w="37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69"/>
        <w:gridCol w:w="1549"/>
        <w:gridCol w:w="15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rPr>
                <w:rFonts w:hint="eastAsia" w:eastAsia="宋体"/>
                <w:lang w:val="en-US" w:eastAsia="zh-CN"/>
              </w:rPr>
              <w:t xml:space="preserve">Urban </w:t>
            </w:r>
            <w:r>
              <w:t xml:space="preserve">Macro 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  <w:rPr>
                <w:bCs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Element gain </w:t>
            </w:r>
            <w:r>
              <w:rPr>
                <w:lang w:eastAsia="zh-CN"/>
              </w:rPr>
              <w:t xml:space="preserve">(dBi) </w:t>
            </w:r>
            <w:r>
              <w:rPr>
                <w:vertAlign w:val="superscript"/>
                <w:lang w:eastAsia="ko-KR"/>
              </w:rPr>
              <w:t>(Note 2)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8.0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Horizontal/vertical 3 dB beam width of single element (degree)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H</w:t>
            </w:r>
            <w:r>
              <w:rPr>
                <w:lang w:eastAsia="ko-KR"/>
              </w:rPr>
              <w:br w:type="textWrapping"/>
            </w: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zh-CN"/>
              </w:rPr>
              <w:t>Horizontal/vertical front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to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back ratio (dB)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30 for both H/V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Antenna polarization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Linear ±45</w:t>
            </w:r>
            <w:r>
              <w:rPr>
                <w:lang w:eastAsia="ko-KR"/>
              </w:rPr>
              <w:t>º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>Antenna array configuration (Row × Column)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br w:type="textWrapping"/>
            </w:r>
            <w:r>
              <w:rPr>
                <w:vertAlign w:val="superscript"/>
                <w:lang w:eastAsia="ko-KR"/>
              </w:rPr>
              <w:t>(Note 4)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jc w:val="left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Tx panel:</w:t>
            </w:r>
          </w:p>
          <w:p>
            <w:pPr>
              <w:pStyle w:val="24"/>
            </w:pPr>
            <w:r>
              <w:rPr>
                <w:rFonts w:hint="eastAsia" w:eastAsia="宋体"/>
                <w:lang w:val="en-US" w:eastAsia="zh-CN"/>
              </w:rPr>
              <w:t>4</w:t>
            </w:r>
            <w:r>
              <w:t> × </w:t>
            </w:r>
            <w:r>
              <w:rPr>
                <w:rFonts w:hint="eastAsia" w:eastAsia="宋体"/>
                <w:lang w:val="en-US" w:eastAsia="zh-CN"/>
              </w:rPr>
              <w:t>16</w:t>
            </w:r>
            <w:r>
              <w:t xml:space="preserve"> elements</w:t>
            </w:r>
          </w:p>
          <w:p>
            <w:pPr>
              <w:pStyle w:val="24"/>
              <w:jc w:val="left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Rx panel</w:t>
            </w:r>
          </w:p>
          <w:p>
            <w:pPr>
              <w:pStyle w:val="24"/>
              <w:rPr>
                <w:rFonts w:eastAsia="Calibri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  <w:r>
              <w:t> × </w:t>
            </w:r>
            <w:r>
              <w:rPr>
                <w:rFonts w:hint="eastAsia" w:eastAsia="宋体"/>
                <w:lang w:val="en-US" w:eastAsia="zh-CN"/>
              </w:rPr>
              <w:t>16</w:t>
            </w:r>
            <w:r>
              <w:t xml:space="preserve"> elements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  <w:p/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 xml:space="preserve">Horizontal/Vertical radiating sub-array spacing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 xml:space="preserve">0.5 of wavelength for H, </w:t>
            </w:r>
            <w:r>
              <w:rPr>
                <w:rFonts w:hint="eastAsia" w:eastAsia="宋体"/>
                <w:lang w:val="en-US" w:eastAsia="zh-CN"/>
              </w:rPr>
              <w:t>0.5</w:t>
            </w:r>
            <w:r>
              <w:t xml:space="preserve"> of wavelength for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Number of element rows in sub-array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Vertical element separation in sub-array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v,sub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ub>
              </m:sSub>
            </m:oMath>
            <w:r>
              <w:rPr>
                <w:lang w:eastAsia="ko-KR"/>
              </w:rPr>
              <w:t>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 xml:space="preserve">5 </w:t>
            </w:r>
            <w:r>
              <w:rPr>
                <w:rFonts w:eastAsia="Calibri"/>
                <w:lang w:eastAsia="ko-KR"/>
              </w:rPr>
              <w:t>of wavelength of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rFonts w:hint="eastAsia"/>
                <w:lang w:val="en-US" w:eastAsia="zh-CN"/>
              </w:rPr>
              <w:t xml:space="preserve">Total TRP </w:t>
            </w:r>
            <w:r>
              <w:rPr>
                <w:lang w:eastAsia="zh-CN"/>
              </w:rPr>
              <w:t xml:space="preserve">(dBm) </w:t>
            </w:r>
            <w:r>
              <w:rPr>
                <w:vertAlign w:val="superscript"/>
                <w:lang w:eastAsia="ko-KR"/>
              </w:rPr>
              <w:t>(Note 3)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30dBm for 200MHz for the calibration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  <w:p/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Spatial isolation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TBD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 xml:space="preserve">Mechanical down-tilt (degrees)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</w:tbl>
    <w:p>
      <w:pPr>
        <w:rPr>
          <w:lang w:eastAsia="ja-JP"/>
        </w:rPr>
      </w:pP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For TDM manner:</w:t>
      </w:r>
    </w:p>
    <w:p>
      <w:pPr>
        <w:pStyle w:val="22"/>
        <w:rPr>
          <w:rFonts w:eastAsia="宋体"/>
          <w:lang w:val="en-US" w:eastAsia="zh-CN"/>
        </w:rPr>
      </w:pPr>
      <w:r>
        <w:rPr>
          <w:lang w:val="en-US"/>
        </w:rPr>
        <w:t xml:space="preserve"> Antenna array parameters</w:t>
      </w:r>
      <w:r>
        <w:rPr>
          <w:rFonts w:hint="eastAsia" w:eastAsia="宋体"/>
          <w:lang w:val="en-US" w:eastAsia="zh-CN"/>
        </w:rPr>
        <w:t xml:space="preserve"> for 30GHz</w:t>
      </w:r>
    </w:p>
    <w:tbl>
      <w:tblPr>
        <w:tblStyle w:val="16"/>
        <w:tblW w:w="373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69"/>
        <w:gridCol w:w="1549"/>
        <w:gridCol w:w="15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t>Parameter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  <w:r>
              <w:rPr>
                <w:rFonts w:hint="eastAsia" w:eastAsia="宋体"/>
                <w:lang w:val="en-US" w:eastAsia="zh-CN"/>
              </w:rPr>
              <w:t xml:space="preserve">Urban </w:t>
            </w:r>
            <w:r>
              <w:t xml:space="preserve">Macro 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  <w:rPr>
                <w:bCs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3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Element gain </w:t>
            </w:r>
            <w:r>
              <w:rPr>
                <w:lang w:eastAsia="zh-CN"/>
              </w:rPr>
              <w:t xml:space="preserve">(dBi) </w:t>
            </w:r>
            <w:r>
              <w:rPr>
                <w:vertAlign w:val="superscript"/>
                <w:lang w:eastAsia="ko-KR"/>
              </w:rPr>
              <w:t>(Note 2)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8.0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Horizontal/vertical 3 dB beam width of single element (degree)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H</w:t>
            </w:r>
            <w:r>
              <w:rPr>
                <w:lang w:eastAsia="ko-KR"/>
              </w:rPr>
              <w:br w:type="textWrapping"/>
            </w:r>
            <w:r>
              <w:rPr>
                <w:lang w:eastAsia="ko-KR"/>
              </w:rPr>
              <w:t>65º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t xml:space="preserve">for </w:t>
            </w:r>
            <w:r>
              <w:rPr>
                <w:lang w:eastAsia="ko-KR"/>
              </w:rPr>
              <w:t>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zh-CN"/>
              </w:rPr>
              <w:t>Horizontal/vertical front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to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back ratio (dB)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30 for both H/V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zh-CN"/>
              </w:rPr>
            </w:pPr>
            <w:r>
              <w:rPr>
                <w:lang w:eastAsia="ja-JP"/>
              </w:rPr>
              <w:t xml:space="preserve">Antenna polarization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>Linear ±45</w:t>
            </w:r>
            <w:r>
              <w:rPr>
                <w:lang w:eastAsia="ko-KR"/>
              </w:rPr>
              <w:t>º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>Antenna array configuration (Row × Column)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br w:type="textWrapping"/>
            </w:r>
            <w:r>
              <w:rPr>
                <w:vertAlign w:val="superscript"/>
                <w:lang w:eastAsia="ko-KR"/>
              </w:rPr>
              <w:t>(Note 4)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</w:pPr>
            <w:r>
              <w:rPr>
                <w:rFonts w:hint="eastAsia" w:eastAsia="宋体"/>
                <w:lang w:val="en-US" w:eastAsia="zh-CN"/>
              </w:rPr>
              <w:t>8</w:t>
            </w:r>
            <w:r>
              <w:t> × </w:t>
            </w:r>
            <w:r>
              <w:rPr>
                <w:rFonts w:hint="eastAsia" w:eastAsia="宋体"/>
                <w:lang w:val="en-US" w:eastAsia="zh-CN"/>
              </w:rPr>
              <w:t>16</w:t>
            </w:r>
            <w:r>
              <w:t xml:space="preserve"> elements</w:t>
            </w:r>
          </w:p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</w:pPr>
            <w:r>
              <w:t xml:space="preserve">Horizontal/Vertical radiating sub-array spacing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  <w:r>
              <w:t xml:space="preserve">0.5 of wavelength for H, </w:t>
            </w:r>
            <w:r>
              <w:rPr>
                <w:rFonts w:hint="eastAsia" w:eastAsia="宋体"/>
                <w:lang w:val="en-US" w:eastAsia="zh-CN"/>
              </w:rPr>
              <w:t>0.5</w:t>
            </w:r>
            <w:r>
              <w:t xml:space="preserve"> of wavelength for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Number of element rows in sub-array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>Vertical element separation in sub-array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eastAsia="zh-CN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eastAsia="zh-CN"/>
                    </w:rPr>
                    <m:t>v,sub</m:t>
                  </m:r>
                  <m:ctrlPr>
                    <w:rPr>
                      <w:rFonts w:ascii="Cambria Math" w:hAnsi="Cambria Math"/>
                      <w:i/>
                      <w:iCs/>
                      <w:lang w:eastAsia="zh-CN"/>
                    </w:rPr>
                  </m:ctrlPr>
                </m:sub>
              </m:sSub>
            </m:oMath>
            <w:r>
              <w:rPr>
                <w:lang w:eastAsia="ko-KR"/>
              </w:rPr>
              <w:t>)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  <w:r>
              <w:rPr>
                <w:rFonts w:eastAsia="Calibri"/>
                <w:lang w:eastAsia="ko-KR"/>
              </w:rPr>
              <w:t>0.</w:t>
            </w:r>
            <w:r>
              <w:rPr>
                <w:rFonts w:hint="eastAsia" w:eastAsia="宋体"/>
                <w:lang w:val="en-US" w:eastAsia="zh-CN"/>
              </w:rPr>
              <w:t xml:space="preserve">5 </w:t>
            </w:r>
            <w:r>
              <w:rPr>
                <w:rFonts w:eastAsia="Calibri"/>
                <w:lang w:eastAsia="ko-KR"/>
              </w:rPr>
              <w:t>of wavelength of V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rFonts w:hint="eastAsia"/>
                <w:lang w:val="en-US" w:eastAsia="zh-CN"/>
              </w:rPr>
              <w:t xml:space="preserve">Total TRP </w:t>
            </w:r>
            <w:r>
              <w:rPr>
                <w:lang w:eastAsia="zh-CN"/>
              </w:rPr>
              <w:t xml:space="preserve">(dBm) </w:t>
            </w:r>
            <w:r>
              <w:rPr>
                <w:vertAlign w:val="superscript"/>
                <w:lang w:eastAsia="ko-KR"/>
              </w:rPr>
              <w:t>(Note 3)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30dBm for 200MHz for the calibration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  <w:p>
            <w:pPr>
              <w:pStyle w:val="24"/>
              <w:rPr>
                <w:rFonts w:eastAsia="Calibri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Spatial isolation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TBD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5"/>
              <w:rPr>
                <w:lang w:eastAsia="ko-KR"/>
              </w:rPr>
            </w:pPr>
            <w:r>
              <w:rPr>
                <w:lang w:eastAsia="ko-KR"/>
              </w:rPr>
              <w:t xml:space="preserve">Mechanical down-tilt (degrees) </w:t>
            </w:r>
          </w:p>
        </w:tc>
        <w:tc>
          <w:tcPr>
            <w:tcW w:w="12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lang w:val="en-US" w:eastAsia="zh-CN"/>
              </w:rPr>
            </w:pPr>
          </w:p>
        </w:tc>
        <w:tc>
          <w:tcPr>
            <w:tcW w:w="12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4"/>
              <w:rPr>
                <w:rFonts w:eastAsia="Calibri"/>
                <w:lang w:eastAsia="ko-KR"/>
              </w:rPr>
            </w:pPr>
          </w:p>
        </w:tc>
      </w:tr>
    </w:tbl>
    <w:p>
      <w:pPr>
        <w:rPr>
          <w:lang w:eastAsia="ja-JP"/>
        </w:rPr>
      </w:pPr>
    </w:p>
    <w:p>
      <w:pPr>
        <w:pStyle w:val="3"/>
        <w:rPr>
          <w:lang w:val="en-US" w:eastAsia="zh-CN"/>
        </w:rPr>
      </w:pPr>
      <w:bookmarkStart w:id="10" w:name="_Toc98750631"/>
      <w:bookmarkStart w:id="11" w:name="_Toc494384421"/>
      <w:r>
        <w:rPr>
          <w:rFonts w:hint="eastAsia"/>
          <w:lang w:val="en-US" w:eastAsia="ja-JP"/>
        </w:rPr>
        <w:t>Transmission power control model</w:t>
      </w:r>
      <w:bookmarkEnd w:id="10"/>
      <w:bookmarkEnd w:id="11"/>
      <w:r>
        <w:rPr>
          <w:rFonts w:hint="eastAsia"/>
          <w:lang w:val="en-US" w:eastAsia="zh-CN"/>
        </w:rPr>
        <w:t xml:space="preserve"> for TN UE</w:t>
      </w:r>
    </w:p>
    <w:p>
      <w:pPr>
        <w:rPr>
          <w:rFonts w:ascii="Arial" w:hAnsi="Arial" w:eastAsia="宋体"/>
          <w:b/>
          <w:lang w:val="en-US" w:eastAsia="zh-CN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rPr>
          <w:lang w:eastAsia="ja-JP"/>
        </w:rPr>
      </w:pPr>
      <w:r>
        <w:t>For downlink</w:t>
      </w:r>
      <w:r>
        <w:rPr>
          <w:rFonts w:hint="eastAsia"/>
          <w:lang w:eastAsia="ja-JP"/>
        </w:rPr>
        <w:t xml:space="preserve"> scenario</w:t>
      </w:r>
      <w:r>
        <w:t>, no power control scheme is applied.</w:t>
      </w:r>
    </w:p>
    <w:p>
      <w:pPr>
        <w:rPr>
          <w:rFonts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For FR2-1: from TR 38.803</w:t>
      </w:r>
    </w:p>
    <w:p>
      <w:pPr>
        <w:rPr>
          <w:lang w:eastAsia="ja-JP"/>
        </w:rPr>
      </w:pPr>
      <w:r>
        <w:rPr>
          <w:lang w:eastAsia="ja-JP"/>
        </w:rPr>
        <w:t>For uplink</w:t>
      </w:r>
      <w:r>
        <w:rPr>
          <w:rFonts w:hint="eastAsia"/>
          <w:lang w:eastAsia="ja-JP"/>
        </w:rPr>
        <w:t xml:space="preserve"> scenario</w:t>
      </w:r>
      <w:r>
        <w:rPr>
          <w:lang w:eastAsia="ja-JP"/>
        </w:rPr>
        <w:t>, TPC model specified in Section 9.1 TR 36.942 is applied with following parameters.</w:t>
      </w:r>
    </w:p>
    <w:p>
      <w:pPr>
        <w:pStyle w:val="30"/>
        <w:rPr>
          <w:lang w:eastAsia="ja-JP"/>
        </w:rPr>
      </w:pPr>
      <w:r>
        <w:t>-</w:t>
      </w:r>
      <w:r>
        <w:tab/>
      </w:r>
      <w:r>
        <w:t>CL</w:t>
      </w:r>
      <w:r>
        <w:rPr>
          <w:vertAlign w:val="subscript"/>
        </w:rPr>
        <w:t>x-ile</w:t>
      </w:r>
      <w:r>
        <w:t xml:space="preserve"> </w:t>
      </w:r>
      <w:r>
        <w:rPr>
          <w:lang w:eastAsia="ja-JP"/>
        </w:rPr>
        <w:t>= 88 + 10*log10(200/X)</w:t>
      </w:r>
      <w:r>
        <w:rPr>
          <w:rFonts w:hint="eastAsia"/>
          <w:lang w:eastAsia="ja-JP"/>
        </w:rPr>
        <w:t xml:space="preserve">, where </w:t>
      </w:r>
      <w:r>
        <w:rPr>
          <w:lang w:eastAsia="ja-JP"/>
        </w:rPr>
        <w:t>X</w:t>
      </w:r>
      <w:r>
        <w:rPr>
          <w:rFonts w:hint="eastAsia"/>
          <w:lang w:eastAsia="ja-JP"/>
        </w:rPr>
        <w:t xml:space="preserve"> is </w:t>
      </w:r>
      <w:r>
        <w:rPr>
          <w:lang w:eastAsia="ja-JP"/>
        </w:rPr>
        <w:t>UL transmission BW</w:t>
      </w:r>
      <w:r>
        <w:rPr>
          <w:rFonts w:hint="eastAsia"/>
          <w:lang w:eastAsia="ja-JP"/>
        </w:rPr>
        <w:t xml:space="preserve"> (MHz)</w:t>
      </w:r>
    </w:p>
    <w:p>
      <w:pPr>
        <w:pStyle w:val="30"/>
        <w:rPr>
          <w:lang w:eastAsia="ja-JP"/>
        </w:rPr>
      </w:pPr>
      <w:r>
        <w:t>-</w:t>
      </w:r>
      <w:r>
        <w:tab/>
      </w:r>
      <w:r>
        <w:t>γ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= 1</w:t>
      </w:r>
    </w:p>
    <w:p>
      <w:pPr>
        <w:rPr>
          <w:rFonts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 xml:space="preserve">For FR1: </w:t>
      </w:r>
    </w:p>
    <w:p>
      <w:pPr>
        <w:widowControl w:val="0"/>
        <w:spacing w:before="120" w:after="0" w:line="280" w:lineRule="atLeast"/>
        <w:jc w:val="both"/>
        <w:rPr>
          <w:szCs w:val="21"/>
          <w:lang w:val="en-US"/>
        </w:rPr>
      </w:pPr>
      <w:r>
        <w:rPr>
          <w:kern w:val="2"/>
          <w:szCs w:val="21"/>
          <w:lang w:val="en-US" w:bidi="ar"/>
        </w:rPr>
        <w:t>Power control model is updated for the parameters.</w:t>
      </w:r>
    </w:p>
    <w:p>
      <w:pPr>
        <w:snapToGrid w:val="0"/>
        <w:spacing w:after="156" w:afterLines="50"/>
        <w:jc w:val="center"/>
        <w:rPr>
          <w:rFonts w:eastAsiaTheme="minorEastAsia"/>
          <w:lang w:val="en-US" w:eastAsia="zh-CN"/>
        </w:rPr>
      </w:pPr>
      <w:r>
        <w:rPr>
          <w:position w:val="-40"/>
        </w:rPr>
        <w:object>
          <v:shape id="_x0000_i1037" o:spt="75" type="#_x0000_t75" style="height:41pt;width:184.55pt;" o:ole="t" fillcolor="#00CC99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37" DrawAspect="Content" ObjectID="_1468075728" r:id="rId13">
            <o:LockedField>false</o:LockedField>
          </o:OLEObject>
        </w:object>
      </w:r>
    </w:p>
    <w:p>
      <w:pPr>
        <w:pStyle w:val="30"/>
        <w:rPr>
          <w:rFonts w:eastAsia="宋体"/>
          <w:sz w:val="22"/>
          <w:lang w:val="en-US"/>
        </w:rPr>
      </w:pPr>
      <w:r>
        <w:rPr>
          <w:rFonts w:eastAsia="宋体"/>
          <w:sz w:val="22"/>
          <w:lang w:val="en-US"/>
        </w:rPr>
        <w:t>where</w:t>
      </w:r>
      <w:r>
        <w:rPr>
          <w:rFonts w:hint="eastAsia" w:eastAsia="宋体"/>
          <w:sz w:val="22"/>
          <w:lang w:val="en-US"/>
        </w:rPr>
        <w:t>,</w:t>
      </w:r>
    </w:p>
    <w:p>
      <w:pPr>
        <w:pStyle w:val="30"/>
        <w:ind w:left="984" w:leftChars="492" w:firstLine="300" w:firstLineChars="150"/>
        <w:rPr>
          <w:rFonts w:hint="default" w:eastAsia="宋体"/>
          <w:lang w:val="en-US" w:eastAsia="zh-CN"/>
        </w:rPr>
      </w:pPr>
      <w:r>
        <w:rPr>
          <w:rFonts w:eastAsia="宋体"/>
          <w:szCs w:val="16"/>
          <w:lang w:val="en-US"/>
        </w:rPr>
        <w:t>-</w:t>
      </w:r>
      <w:r>
        <w:rPr>
          <w:rFonts w:eastAsia="宋体"/>
          <w:szCs w:val="16"/>
          <w:lang w:val="en-US"/>
        </w:rPr>
        <w:tab/>
      </w:r>
      <w:r>
        <w:rPr>
          <w:rFonts w:eastAsia="宋体"/>
          <w:szCs w:val="16"/>
          <w:lang w:val="en-US"/>
        </w:rPr>
        <w:t>P</w:t>
      </w:r>
      <w:r>
        <w:rPr>
          <w:rFonts w:eastAsia="宋体"/>
          <w:szCs w:val="16"/>
          <w:vertAlign w:val="subscript"/>
          <w:lang w:val="en-US"/>
        </w:rPr>
        <w:t>max</w:t>
      </w:r>
      <w:r>
        <w:rPr>
          <w:rFonts w:eastAsia="宋体"/>
          <w:szCs w:val="16"/>
          <w:lang w:val="en-US"/>
        </w:rPr>
        <w:t xml:space="preserve"> = </w:t>
      </w:r>
      <w:r>
        <w:rPr>
          <w:rFonts w:hint="eastAsia" w:eastAsia="宋体"/>
          <w:lang w:val="en-US" w:eastAsia="zh-CN"/>
        </w:rPr>
        <w:t>26dBm</w:t>
      </w:r>
    </w:p>
    <w:p>
      <w:pPr>
        <w:pStyle w:val="30"/>
        <w:rPr>
          <w:rFonts w:eastAsia="宋体"/>
          <w:szCs w:val="16"/>
          <w:lang w:val="en-US" w:eastAsia="zh-CN"/>
        </w:rPr>
      </w:pPr>
    </w:p>
    <w:p>
      <w:pPr>
        <w:pStyle w:val="30"/>
      </w:pPr>
      <w:r>
        <w:t>-</w:t>
      </w:r>
      <w:r>
        <w:tab/>
      </w:r>
      <w:r>
        <w:t>CL</w:t>
      </w:r>
      <w:r>
        <w:rPr>
          <w:vertAlign w:val="subscript"/>
        </w:rPr>
        <w:t>x-ile</w:t>
      </w:r>
      <w:r>
        <w:t xml:space="preserve"> </w:t>
      </w:r>
      <w:r>
        <w:rPr>
          <w:lang w:eastAsia="ja-JP"/>
        </w:rPr>
        <w:t xml:space="preserve">= </w:t>
      </w:r>
      <w:r>
        <w:t>P</w:t>
      </w:r>
      <w:r>
        <w:rPr>
          <w:vertAlign w:val="subscript"/>
        </w:rPr>
        <w:t>max</w:t>
      </w:r>
      <w:r>
        <w:t xml:space="preserve"> - Targeted UL SNR - BS Noise Floor</w:t>
      </w:r>
    </w:p>
    <w:p>
      <w:pPr>
        <w:pStyle w:val="30"/>
        <w:ind w:left="200" w:leftChars="100" w:firstLine="900" w:firstLineChars="450"/>
      </w:pPr>
      <w:r>
        <w:t>= P</w:t>
      </w:r>
      <w:r>
        <w:rPr>
          <w:vertAlign w:val="subscript"/>
        </w:rPr>
        <w:t>max</w:t>
      </w:r>
      <w:r>
        <w:t xml:space="preserve"> - Targeted UL SNR - (-174 + NF</w:t>
      </w:r>
      <w:r>
        <w:rPr>
          <w:vertAlign w:val="subscript"/>
        </w:rPr>
        <w:t xml:space="preserve">BS </w:t>
      </w:r>
      <w:r>
        <w:t>+ 10log10(BW</w:t>
      </w:r>
      <w:r>
        <w:rPr>
          <w:vertAlign w:val="subscript"/>
        </w:rPr>
        <w:t>UL</w:t>
      </w:r>
      <w:r>
        <w:t>) + 60)</w:t>
      </w:r>
    </w:p>
    <w:p>
      <w:pPr>
        <w:pStyle w:val="30"/>
        <w:ind w:left="984" w:leftChars="492" w:firstLine="300" w:firstLineChars="150"/>
        <w:rPr>
          <w:rFonts w:eastAsia="宋体"/>
          <w:lang w:val="en-US" w:eastAsia="zh-CN"/>
        </w:rPr>
      </w:pPr>
      <w:r>
        <w:t>Targeted UL SNR = 15dB</w:t>
      </w:r>
      <w:r>
        <w:rPr>
          <w:rFonts w:hint="eastAsia" w:eastAsia="宋体"/>
          <w:lang w:val="en-US" w:eastAsia="zh-CN"/>
        </w:rPr>
        <w:t xml:space="preserve"> for the calibration</w:t>
      </w:r>
    </w:p>
    <w:p>
      <w:pPr>
        <w:pStyle w:val="30"/>
        <w:ind w:left="984" w:leftChars="492" w:firstLine="300" w:firstLineChars="150"/>
      </w:pPr>
      <w:r>
        <w:t>NF</w:t>
      </w:r>
      <w:r>
        <w:rPr>
          <w:vertAlign w:val="subscript"/>
        </w:rPr>
        <w:t>BS</w:t>
      </w:r>
      <w:r>
        <w:t xml:space="preserve"> = 6dB for 7GHz.</w:t>
      </w:r>
    </w:p>
    <w:p>
      <w:pPr>
        <w:pStyle w:val="30"/>
        <w:ind w:left="984" w:leftChars="492" w:firstLine="300" w:firstLineChars="150"/>
      </w:pPr>
      <w:r>
        <w:t>BW</w:t>
      </w:r>
      <w:r>
        <w:rPr>
          <w:vertAlign w:val="subscript"/>
        </w:rPr>
        <w:t>UL</w:t>
      </w:r>
      <w:r>
        <w:t xml:space="preserve"> depends on the scheduled UE numbers.</w:t>
      </w:r>
    </w:p>
    <w:p>
      <w:pPr>
        <w:pStyle w:val="30"/>
        <w:rPr>
          <w:bCs/>
          <w:iCs/>
          <w:lang w:val="de-DE"/>
        </w:rPr>
      </w:pPr>
      <w:r>
        <w:rPr>
          <w:bCs/>
          <w:iCs/>
          <w:lang w:val="de-DE"/>
        </w:rPr>
        <w:t>-</w:t>
      </w:r>
      <w:r>
        <w:rPr>
          <w:bCs/>
          <w:iCs/>
          <w:lang w:val="de-DE"/>
        </w:rPr>
        <w:tab/>
      </w:r>
      <w:r>
        <w:rPr>
          <w:bCs/>
          <w:iCs/>
          <w:lang w:val="en-US"/>
        </w:rPr>
        <w:t>γ</w:t>
      </w:r>
      <w:r>
        <w:rPr>
          <w:bCs/>
          <w:iCs/>
          <w:lang w:val="de-DE"/>
        </w:rPr>
        <w:t xml:space="preserve"> = 1</w:t>
      </w:r>
    </w:p>
    <w:p>
      <w:pPr>
        <w:pStyle w:val="30"/>
        <w:rPr>
          <w:bCs/>
          <w:iCs/>
          <w:lang w:val="de-DE"/>
        </w:rPr>
      </w:pPr>
      <w:r>
        <w:rPr>
          <w:bCs/>
          <w:iCs/>
          <w:lang w:val="de-DE"/>
        </w:rPr>
        <w:t>-  Rmin=10^(( Pmin - Pmax)/10)</w:t>
      </w:r>
    </w:p>
    <w:p>
      <w:pPr>
        <w:pStyle w:val="30"/>
        <w:rPr>
          <w:bCs/>
          <w:iCs/>
          <w:lang w:val="de-DE" w:eastAsia="ja-JP"/>
        </w:rPr>
      </w:pPr>
      <w:r>
        <w:rPr>
          <w:bCs/>
          <w:iCs/>
          <w:lang w:val="de-DE"/>
        </w:rPr>
        <w:t>-  Pmin = -33dBm</w:t>
      </w:r>
    </w:p>
    <w:p>
      <w:pPr>
        <w:pStyle w:val="3"/>
        <w:rPr>
          <w:lang w:val="en-US" w:eastAsia="ja-JP"/>
        </w:rPr>
      </w:pPr>
      <w:bookmarkStart w:id="12" w:name="_Toc98750632"/>
      <w:bookmarkStart w:id="13" w:name="_Toc494384422"/>
      <w:r>
        <w:rPr>
          <w:rFonts w:hint="eastAsia"/>
          <w:lang w:val="en-US" w:eastAsia="ja-JP"/>
        </w:rPr>
        <w:t>Received power model</w:t>
      </w:r>
      <w:bookmarkEnd w:id="12"/>
      <w:bookmarkEnd w:id="13"/>
    </w:p>
    <w:p>
      <w:pPr>
        <w:rPr>
          <w:rFonts w:ascii="Arial" w:hAnsi="Arial" w:eastAsia="宋体"/>
          <w:b/>
          <w:lang w:val="en-US" w:eastAsia="zh-CN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rPr>
          <w:lang w:eastAsia="ja-JP"/>
        </w:rPr>
      </w:pPr>
      <w:r>
        <w:rPr>
          <w:rFonts w:hint="eastAsia"/>
          <w:lang w:eastAsia="ja-JP"/>
        </w:rPr>
        <w:t>The received power in downlink and uplink scenarios is defined as below:</w:t>
      </w:r>
    </w:p>
    <w:p>
      <w:pPr>
        <w:ind w:left="200" w:leftChars="100"/>
        <w:rPr>
          <w:i/>
          <w:lang w:eastAsia="ja-JP"/>
        </w:rPr>
      </w:pPr>
      <w:r>
        <w:rPr>
          <w:i/>
          <w:lang w:eastAsia="ja-JP"/>
        </w:rPr>
        <w:t>RX_PWR = TX_PWR –</w:t>
      </w:r>
      <w:r>
        <w:rPr>
          <w:rFonts w:hint="eastAsia"/>
          <w:i/>
          <w:lang w:eastAsia="ja-JP"/>
        </w:rPr>
        <w:t xml:space="preserve"> P</w:t>
      </w:r>
      <w:r>
        <w:rPr>
          <w:i/>
          <w:lang w:eastAsia="ja-JP"/>
        </w:rPr>
        <w:t>ath</w:t>
      </w:r>
      <w:r>
        <w:rPr>
          <w:rFonts w:hint="eastAsia"/>
          <w:i/>
          <w:lang w:eastAsia="ja-JP"/>
        </w:rPr>
        <w:t xml:space="preserve"> </w:t>
      </w:r>
      <w:r>
        <w:rPr>
          <w:i/>
          <w:lang w:eastAsia="ja-JP"/>
        </w:rPr>
        <w:t>loss + G_TX + G_RX</w:t>
      </w:r>
    </w:p>
    <w:p>
      <w:pPr>
        <w:ind w:left="200" w:leftChars="100"/>
        <w:rPr>
          <w:lang w:eastAsia="ja-JP"/>
        </w:rPr>
      </w:pPr>
      <w:r>
        <w:rPr>
          <w:lang w:eastAsia="ja-JP"/>
        </w:rPr>
        <w:t>where:</w:t>
      </w:r>
    </w:p>
    <w:p>
      <w:pPr>
        <w:pStyle w:val="30"/>
        <w:rPr>
          <w:lang w:eastAsia="ja-JP"/>
        </w:rPr>
      </w:pPr>
      <w:r>
        <w:rPr>
          <w:lang w:eastAsia="ja-JP"/>
        </w:rPr>
        <w:t>RX_PWR is the received power</w:t>
      </w:r>
    </w:p>
    <w:p>
      <w:pPr>
        <w:pStyle w:val="30"/>
        <w:rPr>
          <w:lang w:eastAsia="ja-JP"/>
        </w:rPr>
      </w:pPr>
      <w:r>
        <w:rPr>
          <w:lang w:eastAsia="ja-JP"/>
        </w:rPr>
        <w:t>TX_PWR is the transmitted power</w:t>
      </w:r>
    </w:p>
    <w:p>
      <w:pPr>
        <w:pStyle w:val="30"/>
        <w:rPr>
          <w:lang w:eastAsia="ja-JP"/>
        </w:rPr>
      </w:pPr>
      <w:r>
        <w:rPr>
          <w:lang w:eastAsia="ja-JP"/>
        </w:rPr>
        <w:t>G_TX is the transmitter antenna gain</w:t>
      </w:r>
      <w:r>
        <w:rPr>
          <w:rFonts w:hint="eastAsia"/>
          <w:lang w:eastAsia="ja-JP"/>
        </w:rPr>
        <w:t xml:space="preserve"> (</w:t>
      </w:r>
      <w:r>
        <w:rPr>
          <w:lang w:eastAsia="ja-JP"/>
        </w:rPr>
        <w:t>directional array gain</w:t>
      </w:r>
      <w:r>
        <w:rPr>
          <w:rFonts w:hint="eastAsia"/>
          <w:lang w:eastAsia="ja-JP"/>
        </w:rPr>
        <w:t>)</w:t>
      </w:r>
    </w:p>
    <w:p>
      <w:pPr>
        <w:pStyle w:val="30"/>
        <w:rPr>
          <w:lang w:eastAsia="ja-JP"/>
        </w:rPr>
      </w:pPr>
      <w:r>
        <w:rPr>
          <w:lang w:eastAsia="ja-JP"/>
        </w:rPr>
        <w:t>G_RX is the receiver antenna gain</w:t>
      </w:r>
      <w:r>
        <w:rPr>
          <w:rFonts w:hint="eastAsia"/>
          <w:lang w:eastAsia="ja-JP"/>
        </w:rPr>
        <w:t xml:space="preserve"> (</w:t>
      </w:r>
      <w:r>
        <w:rPr>
          <w:lang w:eastAsia="ja-JP"/>
        </w:rPr>
        <w:t>directional array gain</w:t>
      </w:r>
      <w:r>
        <w:rPr>
          <w:rFonts w:hint="eastAsia"/>
          <w:lang w:eastAsia="ja-JP"/>
        </w:rPr>
        <w:t>).</w:t>
      </w:r>
    </w:p>
    <w:p>
      <w:pPr>
        <w:rPr>
          <w:strike/>
          <w:lang w:eastAsia="ja-JP"/>
        </w:rPr>
      </w:pPr>
      <w:bookmarkStart w:id="14" w:name="_Toc494384425"/>
      <w:bookmarkStart w:id="15" w:name="_Toc98750635"/>
    </w:p>
    <w:p>
      <w:pPr>
        <w:pStyle w:val="3"/>
        <w:rPr>
          <w:lang w:val="en-US" w:eastAsia="ja-JP"/>
        </w:rPr>
      </w:pPr>
      <w:r>
        <w:rPr>
          <w:rFonts w:hint="eastAsia"/>
          <w:lang w:val="en-US" w:eastAsia="ja-JP"/>
        </w:rPr>
        <w:t>Other simulation parameters</w:t>
      </w:r>
      <w:bookmarkEnd w:id="14"/>
      <w:bookmarkEnd w:id="15"/>
    </w:p>
    <w:p>
      <w:pPr>
        <w:rPr>
          <w:lang w:val="en-US" w:eastAsia="ja-JP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pStyle w:val="22"/>
        <w:rPr>
          <w:rFonts w:eastAsia="宋体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eastAsia="ja-JP"/>
        </w:rPr>
        <w:t>Other simulation parameters</w:t>
      </w:r>
      <w:r>
        <w:rPr>
          <w:rFonts w:hint="eastAsia" w:eastAsia="宋体"/>
          <w:lang w:val="en-US" w:eastAsia="zh-CN"/>
        </w:rPr>
        <w:t xml:space="preserve"> for 4GHz and 7GHz</w:t>
      </w:r>
    </w:p>
    <w:tbl>
      <w:tblPr>
        <w:tblStyle w:val="16"/>
        <w:tblW w:w="0" w:type="auto"/>
        <w:tblInd w:w="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985"/>
        <w:gridCol w:w="1985"/>
        <w:gridCol w:w="1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3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Parameters</w:t>
            </w:r>
          </w:p>
        </w:tc>
        <w:tc>
          <w:tcPr>
            <w:tcW w:w="1985" w:type="dxa"/>
          </w:tcPr>
          <w:p>
            <w:pPr>
              <w:pStyle w:val="23"/>
              <w:rPr>
                <w:strike/>
                <w:lang w:eastAsia="ja-JP"/>
              </w:rPr>
            </w:pPr>
            <w:r>
              <w:rPr>
                <w:rFonts w:hint="eastAsia"/>
                <w:lang w:eastAsia="ja-JP"/>
              </w:rPr>
              <w:t>Urban macro</w:t>
            </w:r>
          </w:p>
        </w:tc>
        <w:tc>
          <w:tcPr>
            <w:tcW w:w="1985" w:type="dxa"/>
          </w:tcPr>
          <w:p>
            <w:pPr>
              <w:pStyle w:val="23"/>
              <w:rPr>
                <w:strike/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3"/>
              <w:rPr>
                <w:strike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Channel bandwidth</w:t>
            </w:r>
          </w:p>
        </w:tc>
        <w:tc>
          <w:tcPr>
            <w:tcW w:w="1985" w:type="dxa"/>
          </w:tcPr>
          <w:p>
            <w:pPr>
              <w:pStyle w:val="25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  <w:r>
              <w:rPr>
                <w:rFonts w:hint="eastAsia"/>
                <w:lang w:eastAsia="ja-JP"/>
              </w:rPr>
              <w:t>00MH</w:t>
            </w:r>
            <w:r>
              <w:rPr>
                <w:lang w:eastAsia="ja-JP"/>
              </w:rPr>
              <w:t>z</w:t>
            </w:r>
            <w:r>
              <w:rPr>
                <w:rFonts w:hint="eastAsia" w:eastAsia="宋体"/>
                <w:lang w:val="en-US" w:eastAsia="zh-CN"/>
              </w:rPr>
              <w:t xml:space="preserve"> for 4GHz</w:t>
            </w:r>
          </w:p>
          <w:p>
            <w:pPr>
              <w:pStyle w:val="25"/>
              <w:rPr>
                <w:rFonts w:eastAsia="宋体"/>
                <w:strike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100MHz, 200MHz and 400MHz for 7GHz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Scheduled channel bandwidth per UE (DL)</w:t>
            </w:r>
          </w:p>
        </w:tc>
        <w:tc>
          <w:tcPr>
            <w:tcW w:w="1985" w:type="dxa"/>
          </w:tcPr>
          <w:p>
            <w:pPr>
              <w:pStyle w:val="25"/>
              <w:rPr>
                <w:rFonts w:eastAsia="宋体"/>
                <w:lang w:val="en-US" w:eastAsia="ja-JP"/>
              </w:rPr>
            </w:pPr>
            <w:r>
              <w:rPr>
                <w:rFonts w:hint="eastAsia" w:eastAsia="宋体"/>
                <w:lang w:val="en-US" w:eastAsia="zh-CN"/>
              </w:rPr>
              <w:t>to align with 7GHz coexistence simulation assumption as captured in R4-260xxxx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Scheduled channel bandwidth per UE (UL)</w:t>
            </w:r>
          </w:p>
        </w:tc>
        <w:tc>
          <w:tcPr>
            <w:tcW w:w="1985" w:type="dxa"/>
          </w:tcPr>
          <w:p>
            <w:pPr>
              <w:pStyle w:val="25"/>
              <w:rPr>
                <w:rFonts w:eastAsia="宋体"/>
                <w:lang w:val="en-US" w:eastAsia="ja-JP"/>
              </w:rPr>
            </w:pPr>
            <w:r>
              <w:rPr>
                <w:rFonts w:hint="eastAsia" w:eastAsia="宋体"/>
                <w:lang w:val="en-US" w:eastAsia="zh-CN"/>
              </w:rPr>
              <w:t>to align with 7GHz coexistence simulation assumption as captured in R4-260xxxx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b/>
                <w:lang w:eastAsia="ja-JP"/>
              </w:rPr>
              <w:t>T</w:t>
            </w:r>
            <w:r>
              <w:rPr>
                <w:rFonts w:hint="eastAsia"/>
                <w:b/>
                <w:lang w:eastAsia="ja-JP"/>
              </w:rPr>
              <w:t>he number of active UE (DL)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  <w:r>
              <w:rPr>
                <w:lang w:eastAsia="ja-JP"/>
              </w:rPr>
              <w:t>S</w:t>
            </w:r>
            <w:r>
              <w:rPr>
                <w:rFonts w:hint="eastAsia"/>
                <w:lang w:eastAsia="ja-JP"/>
              </w:rPr>
              <w:t>ame as the number of BS beam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5"/>
              <w:rPr>
                <w:rFonts w:eastAsia="宋体"/>
                <w:b/>
                <w:lang w:eastAsia="ja-JP"/>
              </w:rPr>
            </w:pPr>
            <w:r>
              <w:rPr>
                <w:b/>
                <w:lang w:eastAsia="ja-JP"/>
              </w:rPr>
              <w:t>T</w:t>
            </w:r>
            <w:r>
              <w:rPr>
                <w:rFonts w:hint="eastAsia"/>
                <w:b/>
                <w:lang w:eastAsia="ja-JP"/>
              </w:rPr>
              <w:t>he number of active UE (UL)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  <w:r>
              <w:rPr>
                <w:lang w:eastAsia="ja-JP"/>
              </w:rPr>
              <w:t>S</w:t>
            </w:r>
            <w:r>
              <w:rPr>
                <w:rFonts w:hint="eastAsia"/>
                <w:lang w:eastAsia="ja-JP"/>
              </w:rPr>
              <w:t>ame as the number of BS beam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5"/>
              <w:rPr>
                <w:rFonts w:eastAsia="宋体"/>
                <w:b/>
                <w:lang w:eastAsia="ja-JP"/>
              </w:rPr>
            </w:pPr>
            <w:r>
              <w:rPr>
                <w:rFonts w:hint="eastAsia" w:eastAsia="宋体"/>
                <w:b/>
                <w:lang w:eastAsia="ja-JP"/>
              </w:rPr>
              <w:t>Traffic model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  <w:r>
              <w:rPr>
                <w:lang w:eastAsia="ja-JP"/>
              </w:rPr>
              <w:t>F</w:t>
            </w:r>
            <w:r>
              <w:rPr>
                <w:rFonts w:hint="eastAsia"/>
                <w:lang w:eastAsia="ja-JP"/>
              </w:rPr>
              <w:t>ull buffer</w:t>
            </w:r>
          </w:p>
        </w:tc>
        <w:tc>
          <w:tcPr>
            <w:tcW w:w="1985" w:type="dxa"/>
          </w:tcPr>
          <w:p>
            <w:pPr>
              <w:pStyle w:val="25"/>
              <w:rPr>
                <w:rFonts w:eastAsia="宋体"/>
                <w:strike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rFonts w:eastAsia="宋体"/>
                <w:strike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DL power control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  <w:r>
              <w:rPr>
                <w:rFonts w:hint="eastAsia"/>
                <w:lang w:eastAsia="ja-JP"/>
              </w:rPr>
              <w:t>NO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 w:eastAsia="宋体"/>
                <w:b/>
                <w:lang w:eastAsia="ja-JP"/>
              </w:rPr>
              <w:t>UL power control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  <w:r>
              <w:rPr>
                <w:rFonts w:hint="eastAsia"/>
                <w:lang w:eastAsia="ja-JP"/>
              </w:rPr>
              <w:t>YES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  <w:vAlign w:val="center"/>
          </w:tcPr>
          <w:p>
            <w:pPr>
              <w:pStyle w:val="25"/>
              <w:rPr>
                <w:rFonts w:eastAsia="宋体"/>
                <w:b/>
                <w:lang w:eastAsia="ja-JP"/>
              </w:rPr>
            </w:pPr>
            <w:r>
              <w:rPr>
                <w:rFonts w:eastAsia="宋体"/>
                <w:b/>
                <w:lang w:eastAsia="ja-JP"/>
              </w:rPr>
              <w:t>H</w:t>
            </w:r>
            <w:r>
              <w:rPr>
                <w:rFonts w:hint="eastAsia" w:eastAsia="宋体"/>
                <w:b/>
                <w:lang w:eastAsia="ja-JP"/>
              </w:rPr>
              <w:t xml:space="preserve">andover </w:t>
            </w:r>
            <w:r>
              <w:rPr>
                <w:rFonts w:eastAsia="宋体"/>
                <w:b/>
                <w:lang w:eastAsia="ja-JP"/>
              </w:rPr>
              <w:t>margin</w:t>
            </w:r>
          </w:p>
        </w:tc>
        <w:tc>
          <w:tcPr>
            <w:tcW w:w="1985" w:type="dxa"/>
          </w:tcPr>
          <w:p>
            <w:pPr>
              <w:pStyle w:val="25"/>
              <w:rPr>
                <w:strike/>
                <w:lang w:eastAsia="ja-JP"/>
              </w:rPr>
            </w:pPr>
            <w:r>
              <w:rPr>
                <w:rFonts w:hint="eastAsia"/>
                <w:lang w:eastAsia="ja-JP"/>
              </w:rPr>
              <w:t>3dB</w:t>
            </w:r>
          </w:p>
        </w:tc>
        <w:tc>
          <w:tcPr>
            <w:tcW w:w="1985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1985" w:type="dxa"/>
          </w:tcPr>
          <w:p>
            <w:pPr>
              <w:pStyle w:val="25"/>
              <w:rPr>
                <w:lang w:eastAsia="ja-JP"/>
              </w:rPr>
            </w:pPr>
          </w:p>
        </w:tc>
      </w:tr>
    </w:tbl>
    <w:p>
      <w:pPr>
        <w:rPr>
          <w:lang w:val="en-US" w:eastAsia="ja-JP"/>
        </w:rPr>
      </w:pPr>
    </w:p>
    <w:p>
      <w:pPr>
        <w:pStyle w:val="22"/>
        <w:rPr>
          <w:rFonts w:eastAsia="宋体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eastAsia="ja-JP"/>
        </w:rPr>
        <w:t>Other simulation parameters</w:t>
      </w:r>
      <w:r>
        <w:rPr>
          <w:rFonts w:hint="eastAsia" w:eastAsia="宋体"/>
          <w:lang w:val="en-US" w:eastAsia="zh-CN"/>
        </w:rPr>
        <w:t xml:space="preserve"> for 30GHz</w:t>
      </w:r>
    </w:p>
    <w:tbl>
      <w:tblPr>
        <w:tblStyle w:val="16"/>
        <w:tblW w:w="9421" w:type="dxa"/>
        <w:tblInd w:w="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5"/>
        <w:gridCol w:w="2349"/>
        <w:gridCol w:w="2348"/>
        <w:gridCol w:w="23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3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Parameters</w:t>
            </w:r>
          </w:p>
        </w:tc>
        <w:tc>
          <w:tcPr>
            <w:tcW w:w="2349" w:type="dxa"/>
          </w:tcPr>
          <w:p>
            <w:pPr>
              <w:pStyle w:val="23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Urban macro</w:t>
            </w:r>
          </w:p>
        </w:tc>
        <w:tc>
          <w:tcPr>
            <w:tcW w:w="2348" w:type="dxa"/>
          </w:tcPr>
          <w:p>
            <w:pPr>
              <w:pStyle w:val="23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3"/>
              <w:rPr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Channel bandwidth</w:t>
            </w:r>
          </w:p>
        </w:tc>
        <w:tc>
          <w:tcPr>
            <w:tcW w:w="2349" w:type="dxa"/>
          </w:tcPr>
          <w:p>
            <w:pPr>
              <w:pStyle w:val="25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eastAsia="ja-JP"/>
              </w:rPr>
              <w:t>200MH</w:t>
            </w:r>
            <w:r>
              <w:rPr>
                <w:lang w:eastAsia="ja-JP"/>
              </w:rPr>
              <w:t>z</w:t>
            </w:r>
            <w:r>
              <w:rPr>
                <w:rFonts w:hint="eastAsia" w:eastAsia="宋体"/>
                <w:lang w:val="en-US" w:eastAsia="zh-CN"/>
              </w:rPr>
              <w:t xml:space="preserve"> for the calibration</w:t>
            </w:r>
          </w:p>
        </w:tc>
        <w:tc>
          <w:tcPr>
            <w:tcW w:w="2348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Scheduled channel bandwidth per UE (DL)</w:t>
            </w: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200MH</w:t>
            </w:r>
            <w:r>
              <w:rPr>
                <w:lang w:eastAsia="ja-JP"/>
              </w:rPr>
              <w:t>z</w:t>
            </w:r>
          </w:p>
        </w:tc>
        <w:tc>
          <w:tcPr>
            <w:tcW w:w="2348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Scheduled channel bandwidth per UE (UL)</w:t>
            </w: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200MH</w:t>
            </w:r>
            <w:r>
              <w:rPr>
                <w:lang w:eastAsia="ja-JP"/>
              </w:rPr>
              <w:t>z</w:t>
            </w:r>
          </w:p>
        </w:tc>
        <w:tc>
          <w:tcPr>
            <w:tcW w:w="2348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b/>
                <w:lang w:eastAsia="ja-JP"/>
              </w:rPr>
              <w:t>T</w:t>
            </w:r>
            <w:r>
              <w:rPr>
                <w:rFonts w:hint="eastAsia"/>
                <w:b/>
                <w:lang w:eastAsia="ja-JP"/>
              </w:rPr>
              <w:t>he number of active UE (DL)</w:t>
            </w: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S</w:t>
            </w:r>
            <w:r>
              <w:rPr>
                <w:rFonts w:hint="eastAsia"/>
                <w:lang w:eastAsia="ja-JP"/>
              </w:rPr>
              <w:t>ame as the number of BS beam</w:t>
            </w:r>
          </w:p>
        </w:tc>
        <w:tc>
          <w:tcPr>
            <w:tcW w:w="2348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5"/>
              <w:rPr>
                <w:rFonts w:eastAsia="宋体"/>
                <w:b/>
                <w:lang w:eastAsia="ja-JP"/>
              </w:rPr>
            </w:pPr>
            <w:r>
              <w:rPr>
                <w:b/>
                <w:lang w:eastAsia="ja-JP"/>
              </w:rPr>
              <w:t>T</w:t>
            </w:r>
            <w:r>
              <w:rPr>
                <w:rFonts w:hint="eastAsia"/>
                <w:b/>
                <w:lang w:eastAsia="ja-JP"/>
              </w:rPr>
              <w:t>he number of active UE (UL)</w:t>
            </w: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S</w:t>
            </w:r>
            <w:r>
              <w:rPr>
                <w:rFonts w:hint="eastAsia"/>
                <w:lang w:eastAsia="ja-JP"/>
              </w:rPr>
              <w:t>ame as the number of BS beam</w:t>
            </w:r>
          </w:p>
        </w:tc>
        <w:tc>
          <w:tcPr>
            <w:tcW w:w="2348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5"/>
              <w:rPr>
                <w:rFonts w:eastAsia="宋体"/>
                <w:b/>
                <w:lang w:eastAsia="ja-JP"/>
              </w:rPr>
            </w:pPr>
            <w:r>
              <w:rPr>
                <w:rFonts w:hint="eastAsia" w:eastAsia="宋体"/>
                <w:b/>
                <w:lang w:eastAsia="ja-JP"/>
              </w:rPr>
              <w:t>Traffic model</w:t>
            </w: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  <w:r>
              <w:rPr>
                <w:lang w:eastAsia="ja-JP"/>
              </w:rPr>
              <w:t>F</w:t>
            </w:r>
            <w:r>
              <w:rPr>
                <w:rFonts w:hint="eastAsia"/>
                <w:lang w:eastAsia="ja-JP"/>
              </w:rPr>
              <w:t>ull buffer</w:t>
            </w:r>
          </w:p>
        </w:tc>
        <w:tc>
          <w:tcPr>
            <w:tcW w:w="2348" w:type="dxa"/>
          </w:tcPr>
          <w:p>
            <w:pPr>
              <w:pStyle w:val="25"/>
              <w:rPr>
                <w:rFonts w:eastAsia="宋体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rFonts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DL power control</w:t>
            </w: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NO</w:t>
            </w:r>
          </w:p>
        </w:tc>
        <w:tc>
          <w:tcPr>
            <w:tcW w:w="2348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</w:tcPr>
          <w:p>
            <w:pPr>
              <w:pStyle w:val="25"/>
              <w:rPr>
                <w:b/>
                <w:lang w:eastAsia="ja-JP"/>
              </w:rPr>
            </w:pPr>
            <w:r>
              <w:rPr>
                <w:rFonts w:hint="eastAsia" w:eastAsia="宋体"/>
                <w:b/>
                <w:lang w:eastAsia="ja-JP"/>
              </w:rPr>
              <w:t>UL power control</w:t>
            </w: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YES</w:t>
            </w:r>
          </w:p>
        </w:tc>
        <w:tc>
          <w:tcPr>
            <w:tcW w:w="2348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5" w:type="dxa"/>
            <w:vAlign w:val="center"/>
          </w:tcPr>
          <w:p>
            <w:pPr>
              <w:pStyle w:val="25"/>
              <w:rPr>
                <w:rFonts w:eastAsia="宋体"/>
                <w:b/>
                <w:lang w:eastAsia="ja-JP"/>
              </w:rPr>
            </w:pPr>
            <w:r>
              <w:rPr>
                <w:rFonts w:eastAsia="宋体"/>
                <w:b/>
                <w:lang w:eastAsia="ja-JP"/>
              </w:rPr>
              <w:t>H</w:t>
            </w:r>
            <w:r>
              <w:rPr>
                <w:rFonts w:hint="eastAsia" w:eastAsia="宋体"/>
                <w:b/>
                <w:lang w:eastAsia="ja-JP"/>
              </w:rPr>
              <w:t xml:space="preserve">andover </w:t>
            </w:r>
            <w:r>
              <w:rPr>
                <w:rFonts w:eastAsia="宋体"/>
                <w:b/>
                <w:lang w:eastAsia="ja-JP"/>
              </w:rPr>
              <w:t>margin</w:t>
            </w: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3dB</w:t>
            </w:r>
          </w:p>
        </w:tc>
        <w:tc>
          <w:tcPr>
            <w:tcW w:w="2348" w:type="dxa"/>
          </w:tcPr>
          <w:p>
            <w:pPr>
              <w:pStyle w:val="25"/>
              <w:rPr>
                <w:lang w:eastAsia="ja-JP"/>
              </w:rPr>
            </w:pPr>
          </w:p>
        </w:tc>
        <w:tc>
          <w:tcPr>
            <w:tcW w:w="2349" w:type="dxa"/>
          </w:tcPr>
          <w:p>
            <w:pPr>
              <w:pStyle w:val="25"/>
              <w:rPr>
                <w:lang w:eastAsia="ja-JP"/>
              </w:rPr>
            </w:pPr>
          </w:p>
        </w:tc>
      </w:tr>
    </w:tbl>
    <w:p>
      <w:pPr>
        <w:rPr>
          <w:lang w:val="en-US" w:eastAsia="ja-JP"/>
        </w:rPr>
      </w:pPr>
    </w:p>
    <w:p>
      <w:pPr>
        <w:pStyle w:val="3"/>
        <w:rPr>
          <w:lang w:val="en-US" w:eastAsia="ja-JP"/>
        </w:rPr>
      </w:pPr>
      <w:bookmarkStart w:id="16" w:name="_Toc98750636"/>
      <w:bookmarkStart w:id="17" w:name="_Toc494384426"/>
      <w:r>
        <w:rPr>
          <w:rFonts w:hint="eastAsia"/>
          <w:lang w:val="en-US" w:eastAsia="ja-JP"/>
        </w:rPr>
        <w:t>Noise figure</w:t>
      </w:r>
      <w:bookmarkEnd w:id="16"/>
      <w:bookmarkEnd w:id="17"/>
    </w:p>
    <w:p>
      <w:pPr>
        <w:rPr>
          <w:lang w:val="en-US" w:eastAsia="ja-JP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pStyle w:val="22"/>
        <w:rPr>
          <w:rFonts w:eastAsia="宋体"/>
          <w:lang w:val="en-US" w:eastAsia="zh-CN"/>
        </w:rPr>
      </w:pPr>
      <w:r>
        <w:t xml:space="preserve">Noise figure values </w:t>
      </w:r>
      <w:r>
        <w:rPr>
          <w:rFonts w:hint="eastAsia" w:eastAsia="宋体"/>
          <w:lang w:val="en-US" w:eastAsia="zh-CN"/>
        </w:rPr>
        <w:t>for 6G sensing coexistence study</w:t>
      </w:r>
    </w:p>
    <w:tbl>
      <w:tblPr>
        <w:tblStyle w:val="16"/>
        <w:tblW w:w="0" w:type="auto"/>
        <w:tblInd w:w="26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385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pStyle w:val="23"/>
              <w:rPr>
                <w:lang w:eastAsia="ja-JP"/>
              </w:rPr>
            </w:pPr>
            <w:r>
              <w:rPr>
                <w:lang w:eastAsia="ja-JP"/>
              </w:rPr>
              <w:t>Frequency</w:t>
            </w:r>
          </w:p>
        </w:tc>
        <w:tc>
          <w:tcPr>
            <w:tcW w:w="1385" w:type="dxa"/>
          </w:tcPr>
          <w:p>
            <w:pPr>
              <w:pStyle w:val="23"/>
              <w:rPr>
                <w:lang w:eastAsia="ja-JP"/>
              </w:rPr>
            </w:pPr>
            <w:r>
              <w:rPr>
                <w:lang w:eastAsia="ja-JP"/>
              </w:rPr>
              <w:t>UE</w:t>
            </w:r>
          </w:p>
        </w:tc>
        <w:tc>
          <w:tcPr>
            <w:tcW w:w="1276" w:type="dxa"/>
          </w:tcPr>
          <w:p>
            <w:pPr>
              <w:pStyle w:val="23"/>
              <w:rPr>
                <w:lang w:eastAsia="ja-JP"/>
              </w:rPr>
            </w:pPr>
            <w:r>
              <w:rPr>
                <w:lang w:eastAsia="ja-JP"/>
              </w:rPr>
              <w:t>BS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4GHz</w:t>
            </w:r>
          </w:p>
        </w:tc>
        <w:tc>
          <w:tcPr>
            <w:tcW w:w="1385" w:type="dxa"/>
          </w:tcPr>
          <w:p>
            <w:pPr>
              <w:pStyle w:val="24"/>
              <w:rPr>
                <w:lang w:eastAsia="ja-JP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  <w:r>
              <w:rPr>
                <w:lang w:eastAsia="ja-JP"/>
              </w:rPr>
              <w:t>dB</w:t>
            </w:r>
          </w:p>
        </w:tc>
        <w:tc>
          <w:tcPr>
            <w:tcW w:w="1276" w:type="dxa"/>
          </w:tcPr>
          <w:p>
            <w:pPr>
              <w:pStyle w:val="24"/>
              <w:rPr>
                <w:lang w:eastAsia="ja-JP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  <w:r>
              <w:rPr>
                <w:lang w:eastAsia="ja-JP"/>
              </w:rPr>
              <w:t>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7GHz</w:t>
            </w:r>
          </w:p>
        </w:tc>
        <w:tc>
          <w:tcPr>
            <w:tcW w:w="1385" w:type="dxa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13dB</w:t>
            </w:r>
          </w:p>
        </w:tc>
        <w:tc>
          <w:tcPr>
            <w:tcW w:w="1276" w:type="dxa"/>
          </w:tcPr>
          <w:p>
            <w:pPr>
              <w:pStyle w:val="24"/>
              <w:rPr>
                <w:lang w:eastAsia="ja-JP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  <w:r>
              <w:rPr>
                <w:lang w:eastAsia="ja-JP"/>
              </w:rPr>
              <w:t>dB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dxa"/>
          </w:tcPr>
          <w:p>
            <w:pPr>
              <w:pStyle w:val="24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30GHz</w:t>
            </w:r>
          </w:p>
        </w:tc>
        <w:tc>
          <w:tcPr>
            <w:tcW w:w="1385" w:type="dxa"/>
          </w:tcPr>
          <w:p>
            <w:pPr>
              <w:pStyle w:val="24"/>
              <w:rPr>
                <w:lang w:eastAsia="ja-JP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  <w:r>
              <w:rPr>
                <w:lang w:eastAsia="ja-JP"/>
              </w:rPr>
              <w:t>dB</w:t>
            </w:r>
          </w:p>
        </w:tc>
        <w:tc>
          <w:tcPr>
            <w:tcW w:w="1276" w:type="dxa"/>
          </w:tcPr>
          <w:p>
            <w:pPr>
              <w:pStyle w:val="24"/>
              <w:rPr>
                <w:lang w:eastAsia="ja-JP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  <w:r>
              <w:rPr>
                <w:lang w:eastAsia="ja-JP"/>
              </w:rPr>
              <w:t>dB</w:t>
            </w:r>
          </w:p>
        </w:tc>
      </w:tr>
    </w:tbl>
    <w:p>
      <w:pPr>
        <w:rPr>
          <w:lang w:val="en-US" w:eastAsia="ja-JP"/>
        </w:rPr>
      </w:pPr>
    </w:p>
    <w:p>
      <w:pPr>
        <w:pStyle w:val="3"/>
        <w:ind w:left="0" w:firstLine="0"/>
        <w:rPr>
          <w:rFonts w:eastAsia="宋体"/>
          <w:lang w:val="en-US" w:eastAsia="zh-CN"/>
        </w:rPr>
      </w:pPr>
      <w:bookmarkStart w:id="18" w:name="_Toc494384427"/>
      <w:bookmarkStart w:id="19" w:name="_Toc98750637"/>
      <w:r>
        <w:rPr>
          <w:rFonts w:hint="eastAsia"/>
          <w:lang w:eastAsia="ja-JP"/>
        </w:rPr>
        <w:t>Co-existence simulation methodology</w:t>
      </w:r>
      <w:bookmarkEnd w:id="18"/>
      <w:bookmarkEnd w:id="19"/>
      <w:r>
        <w:rPr>
          <w:rFonts w:hint="eastAsia" w:eastAsia="宋体"/>
          <w:lang w:val="en-US" w:eastAsia="zh-CN"/>
        </w:rPr>
        <w:t xml:space="preserve"> for TN</w:t>
      </w:r>
    </w:p>
    <w:p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r>
        <w:rPr>
          <w:rFonts w:hint="eastAsia" w:eastAsia="宋体"/>
          <w:lang w:val="en-US" w:eastAsia="zh-CN"/>
        </w:rPr>
        <w:t>For the calibration of communication performance of single network without adjacent channel interference, use the SINR calibration as starting point;</w:t>
      </w:r>
    </w:p>
    <w:p>
      <w:pPr>
        <w:pStyle w:val="3"/>
        <w:rPr>
          <w:lang w:val="en-US" w:eastAsia="zh-CN"/>
        </w:rPr>
      </w:pPr>
      <w:r>
        <w:rPr>
          <w:rFonts w:hint="eastAsia"/>
          <w:lang w:eastAsia="ja-JP"/>
        </w:rPr>
        <w:t>Co-existence simulation methodology</w:t>
      </w:r>
      <w:r>
        <w:rPr>
          <w:rFonts w:hint="eastAsia"/>
          <w:lang w:val="en-US" w:eastAsia="zh-CN"/>
        </w:rPr>
        <w:t xml:space="preserve"> for ISAC</w:t>
      </w:r>
    </w:p>
    <w:p>
      <w:pPr>
        <w:keepNext/>
        <w:keepLines/>
        <w:ind w:left="1134" w:hanging="1134"/>
        <w:rPr>
          <w:rFonts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Simulation metric</w:t>
      </w:r>
    </w:p>
    <w:p>
      <w:pPr>
        <w:rPr>
          <w:lang w:eastAsia="ja-JP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For the calibration of sensing performance of single network without adjacent channel interference, use the SINR calibration as starting point;</w:t>
      </w: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FFS for simulation metric:</w:t>
      </w:r>
    </w:p>
    <w:p>
      <w:pPr>
        <w:pStyle w:val="34"/>
        <w:numPr>
          <w:ilvl w:val="1"/>
          <w:numId w:val="3"/>
        </w:numPr>
        <w:overflowPunct/>
        <w:autoSpaceDE/>
        <w:autoSpaceDN/>
        <w:adjustRightInd/>
        <w:spacing w:after="120"/>
        <w:ind w:left="1440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For performance metric for 6G sensing, discuss the following metric and any down selection for the following metrics: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860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Detection Probability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860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False Alarm Probability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860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Horizontal Localization Accuracy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860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Vertical Localization Accuracy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860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Velocity Accuracy</w:t>
      </w:r>
    </w:p>
    <w:p>
      <w:pPr>
        <w:rPr>
          <w:lang w:eastAsia="ja-JP"/>
        </w:rPr>
      </w:pPr>
    </w:p>
    <w:p>
      <w:pPr>
        <w:keepNext/>
        <w:keepLines/>
        <w:ind w:left="1134" w:hanging="1134"/>
        <w:rPr>
          <w:rFonts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Simulation methodology</w:t>
      </w:r>
    </w:p>
    <w:p>
      <w:pPr>
        <w:rPr>
          <w:rFonts w:ascii="Arial" w:hAnsi="Arial" w:eastAsia="宋体"/>
          <w:b/>
          <w:lang w:val="en-US" w:eastAsia="zh-CN"/>
        </w:rPr>
      </w:pPr>
      <w:r>
        <w:rPr>
          <w:rFonts w:hint="eastAsia" w:ascii="Arial" w:hAnsi="Arial" w:eastAsia="宋体"/>
          <w:b/>
          <w:lang w:val="en-US" w:eastAsia="zh-CN"/>
        </w:rPr>
        <w:t>Agreement:</w:t>
      </w:r>
    </w:p>
    <w:p>
      <w:pPr>
        <w:rPr>
          <w:rFonts w:eastAsia="宋体"/>
          <w:lang w:val="en-US" w:eastAsia="ja-JP"/>
        </w:rPr>
      </w:pPr>
      <w:r>
        <w:rPr>
          <w:rFonts w:hint="eastAsia" w:eastAsia="宋体"/>
          <w:lang w:val="en-US" w:eastAsia="zh-CN"/>
        </w:rPr>
        <w:t>Further discuss the following options next meeting:</w:t>
      </w:r>
    </w:p>
    <w:p>
      <w:pPr>
        <w:rPr>
          <w:iCs/>
          <w:lang w:val="en-US" w:eastAsia="zh-CN"/>
        </w:rPr>
      </w:pPr>
      <w:r>
        <w:rPr>
          <w:rFonts w:hint="eastAsia"/>
          <w:b/>
          <w:bCs/>
          <w:iCs/>
          <w:lang w:val="en-US" w:eastAsia="zh-CN"/>
        </w:rPr>
        <w:t xml:space="preserve">Option 1: </w:t>
      </w:r>
      <w:r>
        <w:rPr>
          <w:rFonts w:hint="eastAsia"/>
          <w:iCs/>
          <w:lang w:val="en-US" w:eastAsia="zh-CN"/>
        </w:rPr>
        <w:t>the close formulation for different sensing metrics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298" w:hanging="363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Formulation 1: Detection Probability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298" w:hanging="363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Formulation 2: False Alarm Probability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298" w:hanging="363" w:firstLineChars="0"/>
        <w:textAlignment w:val="auto"/>
        <w:rPr>
          <w:iCs/>
          <w:lang w:val="en-US" w:eastAsia="zh-CN"/>
        </w:rPr>
      </w:pPr>
      <w:r>
        <w:rPr>
          <w:rFonts w:hint="eastAsia"/>
          <w:iCs/>
          <w:lang w:val="en-US" w:eastAsia="zh-CN"/>
        </w:rPr>
        <w:t>Formulation 3: Horizontal Localization Accuracy</w:t>
      </w:r>
    </w:p>
    <w:p>
      <w:pPr>
        <w:pStyle w:val="34"/>
        <w:numPr>
          <w:ilvl w:val="2"/>
          <w:numId w:val="3"/>
        </w:numPr>
        <w:overflowPunct/>
        <w:autoSpaceDE/>
        <w:autoSpaceDN/>
        <w:adjustRightInd/>
        <w:spacing w:after="120"/>
        <w:ind w:left="1298" w:hanging="363" w:firstLineChars="0"/>
        <w:textAlignment w:val="auto"/>
        <w:rPr>
          <w:b/>
          <w:bCs/>
          <w:iCs/>
          <w:lang w:val="en-US" w:eastAsia="zh-CN"/>
        </w:rPr>
      </w:pPr>
      <w:r>
        <w:rPr>
          <w:rFonts w:hint="eastAsia"/>
          <w:iCs/>
          <w:lang w:val="en-US" w:eastAsia="zh-CN"/>
        </w:rPr>
        <w:t>Formulation 4: Vertical Localization Accuracy</w:t>
      </w:r>
    </w:p>
    <w:p>
      <w:pPr>
        <w:rPr>
          <w:iCs/>
          <w:lang w:val="en-US" w:eastAsia="zh-CN"/>
        </w:rPr>
      </w:pPr>
      <w:r>
        <w:rPr>
          <w:rFonts w:hint="eastAsia"/>
          <w:b/>
          <w:bCs/>
          <w:iCs/>
          <w:lang w:val="en-US" w:eastAsia="zh-CN"/>
        </w:rPr>
        <w:t>Option 2:</w:t>
      </w:r>
      <w:r>
        <w:rPr>
          <w:rFonts w:hint="eastAsia"/>
          <w:iCs/>
          <w:lang w:val="en-US" w:eastAsia="zh-CN"/>
        </w:rPr>
        <w:t xml:space="preserve"> use the RAN1 simulation platform to generate the sensing results; </w:t>
      </w:r>
    </w:p>
    <w:p>
      <w:pPr>
        <w:rPr>
          <w:rFonts w:eastAsia="宋体"/>
          <w:lang w:val="en-US" w:eastAsia="zh-CN"/>
        </w:rPr>
      </w:pPr>
    </w:p>
    <w:sectPr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Yu Mincho">
    <w:altName w:val="Yu Gothic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360"/>
      <w:jc w:val="both"/>
      <w:rPr>
        <w:rFonts w:ascii="宋体" w:hAnsi="宋体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right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>
    <w:pPr>
      <w:pStyle w:val="1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6E3167"/>
    <w:multiLevelType w:val="multilevel"/>
    <w:tmpl w:val="4D6E3167"/>
    <w:lvl w:ilvl="0" w:tentative="0">
      <w:start w:val="1"/>
      <w:numFmt w:val="decimal"/>
      <w:pStyle w:val="32"/>
      <w:suff w:val="space"/>
      <w:lvlText w:val="Proposal %1:"/>
      <w:lvlJc w:val="left"/>
      <w:pPr>
        <w:ind w:left="360" w:hanging="360"/>
      </w:pPr>
      <w:rPr>
        <w:rFonts w:hint="default" w:ascii="Times New Roman" w:hAnsi="Times New Roman"/>
        <w:b/>
        <w:i w:val="0"/>
        <w:color w:val="auto"/>
        <w:sz w:val="2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8B73482"/>
    <w:multiLevelType w:val="multilevel"/>
    <w:tmpl w:val="58B73482"/>
    <w:lvl w:ilvl="0" w:tentative="0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2">
    <w:nsid w:val="76F62D9A"/>
    <w:multiLevelType w:val="multilevel"/>
    <w:tmpl w:val="76F62D9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Fei Xue">
    <w15:presenceInfo w15:providerId="None" w15:userId="Fei Xu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A1BAF"/>
    <w:rsid w:val="00092939"/>
    <w:rsid w:val="000C5EEB"/>
    <w:rsid w:val="00126145"/>
    <w:rsid w:val="00133517"/>
    <w:rsid w:val="001767E6"/>
    <w:rsid w:val="00190A8D"/>
    <w:rsid w:val="001A4716"/>
    <w:rsid w:val="001B21A1"/>
    <w:rsid w:val="00235BE5"/>
    <w:rsid w:val="00236FBD"/>
    <w:rsid w:val="00244D42"/>
    <w:rsid w:val="002A266E"/>
    <w:rsid w:val="002C0B4D"/>
    <w:rsid w:val="002D35FA"/>
    <w:rsid w:val="00312C1A"/>
    <w:rsid w:val="00312DD1"/>
    <w:rsid w:val="00337CDE"/>
    <w:rsid w:val="003504B5"/>
    <w:rsid w:val="003675E8"/>
    <w:rsid w:val="003F58F6"/>
    <w:rsid w:val="00413229"/>
    <w:rsid w:val="004377F0"/>
    <w:rsid w:val="0046088D"/>
    <w:rsid w:val="004A6B4D"/>
    <w:rsid w:val="00502390"/>
    <w:rsid w:val="005606DC"/>
    <w:rsid w:val="00574EEC"/>
    <w:rsid w:val="005B52CF"/>
    <w:rsid w:val="005F56A6"/>
    <w:rsid w:val="005F7956"/>
    <w:rsid w:val="00615CE1"/>
    <w:rsid w:val="00620346"/>
    <w:rsid w:val="00653751"/>
    <w:rsid w:val="00664533"/>
    <w:rsid w:val="00674249"/>
    <w:rsid w:val="00690BB8"/>
    <w:rsid w:val="006B3EBE"/>
    <w:rsid w:val="006C60A2"/>
    <w:rsid w:val="006D7CA8"/>
    <w:rsid w:val="006F6A3E"/>
    <w:rsid w:val="00771468"/>
    <w:rsid w:val="00793203"/>
    <w:rsid w:val="007C33E4"/>
    <w:rsid w:val="007E771D"/>
    <w:rsid w:val="00894921"/>
    <w:rsid w:val="00971DDC"/>
    <w:rsid w:val="009A2152"/>
    <w:rsid w:val="009B19C8"/>
    <w:rsid w:val="009E748B"/>
    <w:rsid w:val="00A22250"/>
    <w:rsid w:val="00A83126"/>
    <w:rsid w:val="00A84E2F"/>
    <w:rsid w:val="00A95088"/>
    <w:rsid w:val="00AB73DB"/>
    <w:rsid w:val="00AC4276"/>
    <w:rsid w:val="00B12666"/>
    <w:rsid w:val="00B33389"/>
    <w:rsid w:val="00B6018B"/>
    <w:rsid w:val="00B86043"/>
    <w:rsid w:val="00BA1F74"/>
    <w:rsid w:val="00C450C3"/>
    <w:rsid w:val="00C50168"/>
    <w:rsid w:val="00CD1F90"/>
    <w:rsid w:val="00DA12AB"/>
    <w:rsid w:val="00E153F6"/>
    <w:rsid w:val="00E42F2D"/>
    <w:rsid w:val="00E43842"/>
    <w:rsid w:val="00E943EE"/>
    <w:rsid w:val="00E94B0D"/>
    <w:rsid w:val="00F8074E"/>
    <w:rsid w:val="00FF0AAD"/>
    <w:rsid w:val="01194FAD"/>
    <w:rsid w:val="01362291"/>
    <w:rsid w:val="01526ABB"/>
    <w:rsid w:val="015D71CF"/>
    <w:rsid w:val="017C5E59"/>
    <w:rsid w:val="017F5000"/>
    <w:rsid w:val="019948FF"/>
    <w:rsid w:val="01B11991"/>
    <w:rsid w:val="01B24556"/>
    <w:rsid w:val="01B45EC4"/>
    <w:rsid w:val="01BB4E65"/>
    <w:rsid w:val="01BC366C"/>
    <w:rsid w:val="01CC1056"/>
    <w:rsid w:val="01E65CA9"/>
    <w:rsid w:val="02052599"/>
    <w:rsid w:val="02287A18"/>
    <w:rsid w:val="02454DC9"/>
    <w:rsid w:val="02460EB6"/>
    <w:rsid w:val="02682BE0"/>
    <w:rsid w:val="02A23DC5"/>
    <w:rsid w:val="02A265DA"/>
    <w:rsid w:val="02B20860"/>
    <w:rsid w:val="02C72280"/>
    <w:rsid w:val="02EA3359"/>
    <w:rsid w:val="02F84024"/>
    <w:rsid w:val="030B388D"/>
    <w:rsid w:val="032C1EA4"/>
    <w:rsid w:val="032F79DE"/>
    <w:rsid w:val="033624F9"/>
    <w:rsid w:val="03541CED"/>
    <w:rsid w:val="037C563F"/>
    <w:rsid w:val="03882E57"/>
    <w:rsid w:val="039D374A"/>
    <w:rsid w:val="03A179BD"/>
    <w:rsid w:val="03BC2E86"/>
    <w:rsid w:val="03C6073D"/>
    <w:rsid w:val="03D77B51"/>
    <w:rsid w:val="03E06D69"/>
    <w:rsid w:val="03EC2B7B"/>
    <w:rsid w:val="04055716"/>
    <w:rsid w:val="04094ED9"/>
    <w:rsid w:val="0414297A"/>
    <w:rsid w:val="04372FFB"/>
    <w:rsid w:val="04472FBC"/>
    <w:rsid w:val="04510321"/>
    <w:rsid w:val="04730AE9"/>
    <w:rsid w:val="04A942BA"/>
    <w:rsid w:val="04AC7956"/>
    <w:rsid w:val="04B0496F"/>
    <w:rsid w:val="04D71F2D"/>
    <w:rsid w:val="04D94B9F"/>
    <w:rsid w:val="04DF3003"/>
    <w:rsid w:val="04F17DE4"/>
    <w:rsid w:val="04FD04BE"/>
    <w:rsid w:val="05044C39"/>
    <w:rsid w:val="05164B94"/>
    <w:rsid w:val="0519568C"/>
    <w:rsid w:val="054E2A1E"/>
    <w:rsid w:val="05564E3F"/>
    <w:rsid w:val="05567BCF"/>
    <w:rsid w:val="055C6BEF"/>
    <w:rsid w:val="05696BF0"/>
    <w:rsid w:val="058B0E58"/>
    <w:rsid w:val="058B6DA4"/>
    <w:rsid w:val="05BF02D5"/>
    <w:rsid w:val="05C43615"/>
    <w:rsid w:val="05CF7C8A"/>
    <w:rsid w:val="05DE5F2E"/>
    <w:rsid w:val="05FE2CE1"/>
    <w:rsid w:val="062434B3"/>
    <w:rsid w:val="06243D82"/>
    <w:rsid w:val="064707DC"/>
    <w:rsid w:val="064E48E4"/>
    <w:rsid w:val="065B3BFA"/>
    <w:rsid w:val="065C3052"/>
    <w:rsid w:val="06787E06"/>
    <w:rsid w:val="068027EA"/>
    <w:rsid w:val="06A6080E"/>
    <w:rsid w:val="06EC1A96"/>
    <w:rsid w:val="06F840BA"/>
    <w:rsid w:val="07056CD4"/>
    <w:rsid w:val="070948CC"/>
    <w:rsid w:val="072138AD"/>
    <w:rsid w:val="073164AC"/>
    <w:rsid w:val="073F6202"/>
    <w:rsid w:val="074A5D27"/>
    <w:rsid w:val="074C19CD"/>
    <w:rsid w:val="07727AEC"/>
    <w:rsid w:val="077E7AA8"/>
    <w:rsid w:val="078038FF"/>
    <w:rsid w:val="078139DC"/>
    <w:rsid w:val="07840187"/>
    <w:rsid w:val="07A14776"/>
    <w:rsid w:val="07A94663"/>
    <w:rsid w:val="07B25830"/>
    <w:rsid w:val="07B851BB"/>
    <w:rsid w:val="07CF09E4"/>
    <w:rsid w:val="07DA3E06"/>
    <w:rsid w:val="07FC5336"/>
    <w:rsid w:val="082F067D"/>
    <w:rsid w:val="0844151C"/>
    <w:rsid w:val="08723A01"/>
    <w:rsid w:val="08897092"/>
    <w:rsid w:val="089538A4"/>
    <w:rsid w:val="08DF719C"/>
    <w:rsid w:val="08E97447"/>
    <w:rsid w:val="0906723F"/>
    <w:rsid w:val="09110C6F"/>
    <w:rsid w:val="09122E6E"/>
    <w:rsid w:val="09346111"/>
    <w:rsid w:val="09357515"/>
    <w:rsid w:val="094C2F7B"/>
    <w:rsid w:val="09523C57"/>
    <w:rsid w:val="095A67ED"/>
    <w:rsid w:val="096E3588"/>
    <w:rsid w:val="09727A0F"/>
    <w:rsid w:val="099211F0"/>
    <w:rsid w:val="099F1469"/>
    <w:rsid w:val="09A626D4"/>
    <w:rsid w:val="09B16EAB"/>
    <w:rsid w:val="09CD35A1"/>
    <w:rsid w:val="09D1582A"/>
    <w:rsid w:val="09DB613A"/>
    <w:rsid w:val="09E666C9"/>
    <w:rsid w:val="09FE5F1E"/>
    <w:rsid w:val="0A1C1374"/>
    <w:rsid w:val="0A3367C8"/>
    <w:rsid w:val="0A383BDE"/>
    <w:rsid w:val="0A432061"/>
    <w:rsid w:val="0A4B5C40"/>
    <w:rsid w:val="0A864510"/>
    <w:rsid w:val="0A877194"/>
    <w:rsid w:val="0A8F3FD6"/>
    <w:rsid w:val="0AA10833"/>
    <w:rsid w:val="0AAA2B3A"/>
    <w:rsid w:val="0AB02221"/>
    <w:rsid w:val="0AD62A5F"/>
    <w:rsid w:val="0AE05CC8"/>
    <w:rsid w:val="0B02141F"/>
    <w:rsid w:val="0B1722BE"/>
    <w:rsid w:val="0B6017B9"/>
    <w:rsid w:val="0B657DCC"/>
    <w:rsid w:val="0B74045A"/>
    <w:rsid w:val="0B75435A"/>
    <w:rsid w:val="0B810978"/>
    <w:rsid w:val="0BAA0535"/>
    <w:rsid w:val="0BAA50B0"/>
    <w:rsid w:val="0BBD7954"/>
    <w:rsid w:val="0BBF0CD0"/>
    <w:rsid w:val="0BDC6B84"/>
    <w:rsid w:val="0BDC72AF"/>
    <w:rsid w:val="0BEB3C4D"/>
    <w:rsid w:val="0BED268A"/>
    <w:rsid w:val="0BF56429"/>
    <w:rsid w:val="0BF84E2F"/>
    <w:rsid w:val="0C1217F0"/>
    <w:rsid w:val="0C25027D"/>
    <w:rsid w:val="0C393678"/>
    <w:rsid w:val="0C3F55A4"/>
    <w:rsid w:val="0C474D51"/>
    <w:rsid w:val="0C63660B"/>
    <w:rsid w:val="0C655ADA"/>
    <w:rsid w:val="0C9F0068"/>
    <w:rsid w:val="0CFF704C"/>
    <w:rsid w:val="0D015662"/>
    <w:rsid w:val="0D3F09CA"/>
    <w:rsid w:val="0D701199"/>
    <w:rsid w:val="0D7D3545"/>
    <w:rsid w:val="0D847A26"/>
    <w:rsid w:val="0DAC357C"/>
    <w:rsid w:val="0DBE02F8"/>
    <w:rsid w:val="0DBF7E78"/>
    <w:rsid w:val="0DD26317"/>
    <w:rsid w:val="0DD93147"/>
    <w:rsid w:val="0DD96BD5"/>
    <w:rsid w:val="0DE005F5"/>
    <w:rsid w:val="0DE47912"/>
    <w:rsid w:val="0DE519C3"/>
    <w:rsid w:val="0DF56B3A"/>
    <w:rsid w:val="0DFE5677"/>
    <w:rsid w:val="0E286250"/>
    <w:rsid w:val="0E3015D7"/>
    <w:rsid w:val="0E5140C7"/>
    <w:rsid w:val="0E604325"/>
    <w:rsid w:val="0E78367B"/>
    <w:rsid w:val="0E9F435C"/>
    <w:rsid w:val="0EBB4942"/>
    <w:rsid w:val="0EC64B36"/>
    <w:rsid w:val="0EE65882"/>
    <w:rsid w:val="0EF16861"/>
    <w:rsid w:val="0F2C6FE0"/>
    <w:rsid w:val="0F384537"/>
    <w:rsid w:val="0F4A77AD"/>
    <w:rsid w:val="0F4E072A"/>
    <w:rsid w:val="0F57427D"/>
    <w:rsid w:val="0F756F42"/>
    <w:rsid w:val="0F951969"/>
    <w:rsid w:val="0F9559DA"/>
    <w:rsid w:val="0FA4224E"/>
    <w:rsid w:val="0FA813C0"/>
    <w:rsid w:val="0FB70DF6"/>
    <w:rsid w:val="0FB9221D"/>
    <w:rsid w:val="0FC07764"/>
    <w:rsid w:val="0FCC7DB0"/>
    <w:rsid w:val="0FD5300E"/>
    <w:rsid w:val="0FF176E1"/>
    <w:rsid w:val="0FFD3666"/>
    <w:rsid w:val="100B6591"/>
    <w:rsid w:val="100D1D6F"/>
    <w:rsid w:val="10185BF4"/>
    <w:rsid w:val="102D5B9A"/>
    <w:rsid w:val="103A58B2"/>
    <w:rsid w:val="104B514A"/>
    <w:rsid w:val="106650DD"/>
    <w:rsid w:val="108252A3"/>
    <w:rsid w:val="10934956"/>
    <w:rsid w:val="10A60B1A"/>
    <w:rsid w:val="10BC43A0"/>
    <w:rsid w:val="10BE3E04"/>
    <w:rsid w:val="10C13168"/>
    <w:rsid w:val="10D727AF"/>
    <w:rsid w:val="10F76D89"/>
    <w:rsid w:val="10FD20D4"/>
    <w:rsid w:val="1137604C"/>
    <w:rsid w:val="11421E5E"/>
    <w:rsid w:val="11427E95"/>
    <w:rsid w:val="11665A0D"/>
    <w:rsid w:val="116B106E"/>
    <w:rsid w:val="119A6EF0"/>
    <w:rsid w:val="11A04F42"/>
    <w:rsid w:val="11B84483"/>
    <w:rsid w:val="11BB199D"/>
    <w:rsid w:val="11BC04D8"/>
    <w:rsid w:val="11C0052E"/>
    <w:rsid w:val="11D04F45"/>
    <w:rsid w:val="11F67383"/>
    <w:rsid w:val="11F8610A"/>
    <w:rsid w:val="120F0FF2"/>
    <w:rsid w:val="1217313B"/>
    <w:rsid w:val="121E2AC6"/>
    <w:rsid w:val="12224FE4"/>
    <w:rsid w:val="12315932"/>
    <w:rsid w:val="123D7AF8"/>
    <w:rsid w:val="123E14E1"/>
    <w:rsid w:val="12427803"/>
    <w:rsid w:val="12552C20"/>
    <w:rsid w:val="127F72DD"/>
    <w:rsid w:val="128A347A"/>
    <w:rsid w:val="128B15F0"/>
    <w:rsid w:val="128D65FD"/>
    <w:rsid w:val="12DC417E"/>
    <w:rsid w:val="12E05687"/>
    <w:rsid w:val="1311512D"/>
    <w:rsid w:val="13374893"/>
    <w:rsid w:val="13661710"/>
    <w:rsid w:val="136B57AA"/>
    <w:rsid w:val="136D3EEE"/>
    <w:rsid w:val="13702473"/>
    <w:rsid w:val="13795301"/>
    <w:rsid w:val="137C6286"/>
    <w:rsid w:val="1382238D"/>
    <w:rsid w:val="13B902E9"/>
    <w:rsid w:val="13BF1AF9"/>
    <w:rsid w:val="13C13A89"/>
    <w:rsid w:val="13D9791D"/>
    <w:rsid w:val="13E11700"/>
    <w:rsid w:val="13EA433B"/>
    <w:rsid w:val="14125FD5"/>
    <w:rsid w:val="142C467B"/>
    <w:rsid w:val="1444244B"/>
    <w:rsid w:val="144A1DD6"/>
    <w:rsid w:val="147677A3"/>
    <w:rsid w:val="148A6443"/>
    <w:rsid w:val="14962256"/>
    <w:rsid w:val="149E40E7"/>
    <w:rsid w:val="14AE4770"/>
    <w:rsid w:val="14C804A6"/>
    <w:rsid w:val="14D05818"/>
    <w:rsid w:val="14E87AD6"/>
    <w:rsid w:val="14EC5133"/>
    <w:rsid w:val="15161381"/>
    <w:rsid w:val="154148ED"/>
    <w:rsid w:val="156612F1"/>
    <w:rsid w:val="15714980"/>
    <w:rsid w:val="15A421B1"/>
    <w:rsid w:val="15AD4944"/>
    <w:rsid w:val="15BB713F"/>
    <w:rsid w:val="15F42192"/>
    <w:rsid w:val="16111742"/>
    <w:rsid w:val="16287169"/>
    <w:rsid w:val="16344EC6"/>
    <w:rsid w:val="16446791"/>
    <w:rsid w:val="16481B85"/>
    <w:rsid w:val="164C7B30"/>
    <w:rsid w:val="164F7F89"/>
    <w:rsid w:val="1672617F"/>
    <w:rsid w:val="168461FE"/>
    <w:rsid w:val="168619AC"/>
    <w:rsid w:val="16890D4F"/>
    <w:rsid w:val="16A36AB3"/>
    <w:rsid w:val="16AA22BF"/>
    <w:rsid w:val="16AB41DD"/>
    <w:rsid w:val="16B154AB"/>
    <w:rsid w:val="16B60828"/>
    <w:rsid w:val="16BC7326"/>
    <w:rsid w:val="16DF38F0"/>
    <w:rsid w:val="16F83709"/>
    <w:rsid w:val="16FD7E4B"/>
    <w:rsid w:val="170A775C"/>
    <w:rsid w:val="170F27B3"/>
    <w:rsid w:val="17335294"/>
    <w:rsid w:val="17932769"/>
    <w:rsid w:val="17A675DA"/>
    <w:rsid w:val="17B26C70"/>
    <w:rsid w:val="17B67BAB"/>
    <w:rsid w:val="17B907F9"/>
    <w:rsid w:val="17C67B18"/>
    <w:rsid w:val="17E256C1"/>
    <w:rsid w:val="17E3743F"/>
    <w:rsid w:val="17FE2744"/>
    <w:rsid w:val="180E1D68"/>
    <w:rsid w:val="185A0382"/>
    <w:rsid w:val="185E1949"/>
    <w:rsid w:val="186C7C38"/>
    <w:rsid w:val="18954CE4"/>
    <w:rsid w:val="189F6BF5"/>
    <w:rsid w:val="18D95B8F"/>
    <w:rsid w:val="18E73C19"/>
    <w:rsid w:val="18EC78F1"/>
    <w:rsid w:val="18F37986"/>
    <w:rsid w:val="19090C5B"/>
    <w:rsid w:val="190B01A6"/>
    <w:rsid w:val="190C23A4"/>
    <w:rsid w:val="190F5A29"/>
    <w:rsid w:val="191014A9"/>
    <w:rsid w:val="191B29BF"/>
    <w:rsid w:val="192E2002"/>
    <w:rsid w:val="1934773F"/>
    <w:rsid w:val="193F4DE9"/>
    <w:rsid w:val="195528FD"/>
    <w:rsid w:val="19553A9D"/>
    <w:rsid w:val="19570F6F"/>
    <w:rsid w:val="195A4078"/>
    <w:rsid w:val="195E4572"/>
    <w:rsid w:val="196F6795"/>
    <w:rsid w:val="1986206E"/>
    <w:rsid w:val="198F297E"/>
    <w:rsid w:val="19BB1243"/>
    <w:rsid w:val="19D86DEE"/>
    <w:rsid w:val="19E509F5"/>
    <w:rsid w:val="19EA650F"/>
    <w:rsid w:val="19EA7F0C"/>
    <w:rsid w:val="19F6611A"/>
    <w:rsid w:val="19FE5475"/>
    <w:rsid w:val="1A20226D"/>
    <w:rsid w:val="1A53464F"/>
    <w:rsid w:val="1A5C26E5"/>
    <w:rsid w:val="1A702AC2"/>
    <w:rsid w:val="1A8446CF"/>
    <w:rsid w:val="1A896419"/>
    <w:rsid w:val="1A9D7EE5"/>
    <w:rsid w:val="1AB6495E"/>
    <w:rsid w:val="1ACF1F03"/>
    <w:rsid w:val="1AD803E9"/>
    <w:rsid w:val="1AD91673"/>
    <w:rsid w:val="1AE67F2F"/>
    <w:rsid w:val="1AEB4323"/>
    <w:rsid w:val="1AEF6470"/>
    <w:rsid w:val="1AFC50D3"/>
    <w:rsid w:val="1B256297"/>
    <w:rsid w:val="1B3C6949"/>
    <w:rsid w:val="1B4F70DB"/>
    <w:rsid w:val="1B7E1CD3"/>
    <w:rsid w:val="1BBE4697"/>
    <w:rsid w:val="1BFA0C4C"/>
    <w:rsid w:val="1C055132"/>
    <w:rsid w:val="1C1945A6"/>
    <w:rsid w:val="1C1B446B"/>
    <w:rsid w:val="1C213768"/>
    <w:rsid w:val="1C2E1E65"/>
    <w:rsid w:val="1C4D79A6"/>
    <w:rsid w:val="1C536C44"/>
    <w:rsid w:val="1C540487"/>
    <w:rsid w:val="1C5E7298"/>
    <w:rsid w:val="1C7C4DDF"/>
    <w:rsid w:val="1C8A20D2"/>
    <w:rsid w:val="1CB33A5B"/>
    <w:rsid w:val="1CB67927"/>
    <w:rsid w:val="1CC72A4C"/>
    <w:rsid w:val="1CD934A2"/>
    <w:rsid w:val="1CDC7B67"/>
    <w:rsid w:val="1CE046C9"/>
    <w:rsid w:val="1CE17872"/>
    <w:rsid w:val="1D1024AE"/>
    <w:rsid w:val="1D3D530A"/>
    <w:rsid w:val="1D5E3825"/>
    <w:rsid w:val="1D685E42"/>
    <w:rsid w:val="1D6F1083"/>
    <w:rsid w:val="1D7107E7"/>
    <w:rsid w:val="1D745A72"/>
    <w:rsid w:val="1D7C63EB"/>
    <w:rsid w:val="1D824F8B"/>
    <w:rsid w:val="1DAB0FE5"/>
    <w:rsid w:val="1DAE7EBF"/>
    <w:rsid w:val="1DC16E32"/>
    <w:rsid w:val="1DCB7A4B"/>
    <w:rsid w:val="1DD10C77"/>
    <w:rsid w:val="1DD24BFC"/>
    <w:rsid w:val="1DE2429E"/>
    <w:rsid w:val="1DE86D9F"/>
    <w:rsid w:val="1DEE0CA9"/>
    <w:rsid w:val="1E054350"/>
    <w:rsid w:val="1E0E385B"/>
    <w:rsid w:val="1E0F2DA7"/>
    <w:rsid w:val="1E3C449A"/>
    <w:rsid w:val="1E443C36"/>
    <w:rsid w:val="1E4F2735"/>
    <w:rsid w:val="1E4F5821"/>
    <w:rsid w:val="1E5A5DD9"/>
    <w:rsid w:val="1E5C38B3"/>
    <w:rsid w:val="1E605764"/>
    <w:rsid w:val="1E673D11"/>
    <w:rsid w:val="1E7726E6"/>
    <w:rsid w:val="1E787896"/>
    <w:rsid w:val="1E7F0598"/>
    <w:rsid w:val="1E85469F"/>
    <w:rsid w:val="1E900270"/>
    <w:rsid w:val="1EAC2360"/>
    <w:rsid w:val="1EAC2A66"/>
    <w:rsid w:val="1ED47CA2"/>
    <w:rsid w:val="1F1B2C42"/>
    <w:rsid w:val="1F25008A"/>
    <w:rsid w:val="1F2A3D9F"/>
    <w:rsid w:val="1F2A4194"/>
    <w:rsid w:val="1F702630"/>
    <w:rsid w:val="1F7315FD"/>
    <w:rsid w:val="1FB50614"/>
    <w:rsid w:val="1FBB471C"/>
    <w:rsid w:val="1FEB7469"/>
    <w:rsid w:val="20127AF5"/>
    <w:rsid w:val="208B5437"/>
    <w:rsid w:val="20B436EF"/>
    <w:rsid w:val="20D13E8A"/>
    <w:rsid w:val="20F35F51"/>
    <w:rsid w:val="210202B6"/>
    <w:rsid w:val="210C0BC6"/>
    <w:rsid w:val="211E4192"/>
    <w:rsid w:val="21325E28"/>
    <w:rsid w:val="21A70722"/>
    <w:rsid w:val="21B52629"/>
    <w:rsid w:val="21B67F0E"/>
    <w:rsid w:val="21BC556B"/>
    <w:rsid w:val="21D20B1C"/>
    <w:rsid w:val="220A2621"/>
    <w:rsid w:val="221026C4"/>
    <w:rsid w:val="221F520B"/>
    <w:rsid w:val="22202C8C"/>
    <w:rsid w:val="22297D19"/>
    <w:rsid w:val="223F2170"/>
    <w:rsid w:val="22444146"/>
    <w:rsid w:val="225E5C39"/>
    <w:rsid w:val="227D55A4"/>
    <w:rsid w:val="228323A4"/>
    <w:rsid w:val="22916443"/>
    <w:rsid w:val="22A433EA"/>
    <w:rsid w:val="22B10EF6"/>
    <w:rsid w:val="22B35470"/>
    <w:rsid w:val="22D22C61"/>
    <w:rsid w:val="230022FA"/>
    <w:rsid w:val="230E5C11"/>
    <w:rsid w:val="23452555"/>
    <w:rsid w:val="23520A80"/>
    <w:rsid w:val="2357078B"/>
    <w:rsid w:val="238D5611"/>
    <w:rsid w:val="238E1814"/>
    <w:rsid w:val="2397268D"/>
    <w:rsid w:val="23AB0215"/>
    <w:rsid w:val="23AE66CF"/>
    <w:rsid w:val="23B31D5F"/>
    <w:rsid w:val="23B65365"/>
    <w:rsid w:val="23BA2A2E"/>
    <w:rsid w:val="23BE1434"/>
    <w:rsid w:val="23C5553B"/>
    <w:rsid w:val="23C742C2"/>
    <w:rsid w:val="23CC35A5"/>
    <w:rsid w:val="23D41D17"/>
    <w:rsid w:val="24217E53"/>
    <w:rsid w:val="242F484E"/>
    <w:rsid w:val="243335F1"/>
    <w:rsid w:val="243E0148"/>
    <w:rsid w:val="24582855"/>
    <w:rsid w:val="246918CD"/>
    <w:rsid w:val="246A734E"/>
    <w:rsid w:val="246B6FCE"/>
    <w:rsid w:val="247E76DD"/>
    <w:rsid w:val="248208F3"/>
    <w:rsid w:val="24A274A8"/>
    <w:rsid w:val="24A7708A"/>
    <w:rsid w:val="24EF318A"/>
    <w:rsid w:val="24F56F32"/>
    <w:rsid w:val="25134EEA"/>
    <w:rsid w:val="2525357A"/>
    <w:rsid w:val="25271EDC"/>
    <w:rsid w:val="253622CC"/>
    <w:rsid w:val="25502AC4"/>
    <w:rsid w:val="2560558E"/>
    <w:rsid w:val="257C4CB4"/>
    <w:rsid w:val="258D6E68"/>
    <w:rsid w:val="25EA57AE"/>
    <w:rsid w:val="25EF3EE7"/>
    <w:rsid w:val="25FC3449"/>
    <w:rsid w:val="2604634A"/>
    <w:rsid w:val="260620B2"/>
    <w:rsid w:val="261769A6"/>
    <w:rsid w:val="2637307C"/>
    <w:rsid w:val="263C237E"/>
    <w:rsid w:val="26400D34"/>
    <w:rsid w:val="26474F3F"/>
    <w:rsid w:val="26874CA0"/>
    <w:rsid w:val="26983D97"/>
    <w:rsid w:val="269B2AE6"/>
    <w:rsid w:val="26A57B72"/>
    <w:rsid w:val="26AB52FF"/>
    <w:rsid w:val="26BD6D4F"/>
    <w:rsid w:val="26D307ED"/>
    <w:rsid w:val="26DB38D0"/>
    <w:rsid w:val="26E06790"/>
    <w:rsid w:val="26E5443D"/>
    <w:rsid w:val="26EF0BE8"/>
    <w:rsid w:val="26FC27D1"/>
    <w:rsid w:val="26FD2359"/>
    <w:rsid w:val="2701028C"/>
    <w:rsid w:val="270E1B1F"/>
    <w:rsid w:val="271830CA"/>
    <w:rsid w:val="272D5F6E"/>
    <w:rsid w:val="27383550"/>
    <w:rsid w:val="27492919"/>
    <w:rsid w:val="2751350E"/>
    <w:rsid w:val="27627116"/>
    <w:rsid w:val="276A3EEC"/>
    <w:rsid w:val="27916210"/>
    <w:rsid w:val="279F725C"/>
    <w:rsid w:val="27AB594A"/>
    <w:rsid w:val="27B04BAD"/>
    <w:rsid w:val="27B51034"/>
    <w:rsid w:val="27B74537"/>
    <w:rsid w:val="27C97CD5"/>
    <w:rsid w:val="27CD4A6E"/>
    <w:rsid w:val="27DE0B74"/>
    <w:rsid w:val="27F44196"/>
    <w:rsid w:val="28045902"/>
    <w:rsid w:val="28100258"/>
    <w:rsid w:val="282032F6"/>
    <w:rsid w:val="28353194"/>
    <w:rsid w:val="283E06D5"/>
    <w:rsid w:val="28425B94"/>
    <w:rsid w:val="2844761E"/>
    <w:rsid w:val="284F59AF"/>
    <w:rsid w:val="286C3A08"/>
    <w:rsid w:val="28821682"/>
    <w:rsid w:val="28877790"/>
    <w:rsid w:val="28AB185F"/>
    <w:rsid w:val="28B65AF5"/>
    <w:rsid w:val="28BE0BC6"/>
    <w:rsid w:val="28D5110C"/>
    <w:rsid w:val="28ED45B4"/>
    <w:rsid w:val="28F32DDB"/>
    <w:rsid w:val="28F50549"/>
    <w:rsid w:val="28F57442"/>
    <w:rsid w:val="29155F20"/>
    <w:rsid w:val="2917248F"/>
    <w:rsid w:val="29385F65"/>
    <w:rsid w:val="2941403E"/>
    <w:rsid w:val="295A7167"/>
    <w:rsid w:val="298238B7"/>
    <w:rsid w:val="299D3E81"/>
    <w:rsid w:val="29B823DA"/>
    <w:rsid w:val="29CB291D"/>
    <w:rsid w:val="29CE38A2"/>
    <w:rsid w:val="29D53B9C"/>
    <w:rsid w:val="29D5580E"/>
    <w:rsid w:val="29E12EF7"/>
    <w:rsid w:val="29E25DC6"/>
    <w:rsid w:val="29EC2807"/>
    <w:rsid w:val="29EC4EB3"/>
    <w:rsid w:val="29F959EB"/>
    <w:rsid w:val="29FC2AFF"/>
    <w:rsid w:val="2A0077A5"/>
    <w:rsid w:val="2A17081E"/>
    <w:rsid w:val="2A1E3465"/>
    <w:rsid w:val="2A2655B6"/>
    <w:rsid w:val="2A423861"/>
    <w:rsid w:val="2A492B17"/>
    <w:rsid w:val="2A9D55DF"/>
    <w:rsid w:val="2AC808C0"/>
    <w:rsid w:val="2AC82865"/>
    <w:rsid w:val="2ACB3B45"/>
    <w:rsid w:val="2AEA2557"/>
    <w:rsid w:val="2AFB1D28"/>
    <w:rsid w:val="2B0513A0"/>
    <w:rsid w:val="2B0602BE"/>
    <w:rsid w:val="2B2F0BCF"/>
    <w:rsid w:val="2B7B4862"/>
    <w:rsid w:val="2BAD4138"/>
    <w:rsid w:val="2BAD5D0B"/>
    <w:rsid w:val="2BB92C40"/>
    <w:rsid w:val="2BE24C0B"/>
    <w:rsid w:val="2C00360B"/>
    <w:rsid w:val="2C0313A8"/>
    <w:rsid w:val="2C1A7491"/>
    <w:rsid w:val="2C1B0EE8"/>
    <w:rsid w:val="2C2033C2"/>
    <w:rsid w:val="2C2B521C"/>
    <w:rsid w:val="2C321B26"/>
    <w:rsid w:val="2C32224A"/>
    <w:rsid w:val="2C49712E"/>
    <w:rsid w:val="2C7C1263"/>
    <w:rsid w:val="2C861C19"/>
    <w:rsid w:val="2C865DB3"/>
    <w:rsid w:val="2C93195A"/>
    <w:rsid w:val="2C993BA3"/>
    <w:rsid w:val="2C9D2161"/>
    <w:rsid w:val="2C9D7D0D"/>
    <w:rsid w:val="2CA952D4"/>
    <w:rsid w:val="2CC14461"/>
    <w:rsid w:val="2CCB547B"/>
    <w:rsid w:val="2CD8161B"/>
    <w:rsid w:val="2CD825A0"/>
    <w:rsid w:val="2D3D5B48"/>
    <w:rsid w:val="2D3E57C8"/>
    <w:rsid w:val="2D3F7BCD"/>
    <w:rsid w:val="2D4D41F8"/>
    <w:rsid w:val="2D685354"/>
    <w:rsid w:val="2D826C48"/>
    <w:rsid w:val="2D9A3BB6"/>
    <w:rsid w:val="2DA94E77"/>
    <w:rsid w:val="2DA95DDA"/>
    <w:rsid w:val="2DCA3C7C"/>
    <w:rsid w:val="2DCF50B7"/>
    <w:rsid w:val="2DD25412"/>
    <w:rsid w:val="2DF756BD"/>
    <w:rsid w:val="2DFB2564"/>
    <w:rsid w:val="2E045E39"/>
    <w:rsid w:val="2E3330A5"/>
    <w:rsid w:val="2E7279F9"/>
    <w:rsid w:val="2E770D48"/>
    <w:rsid w:val="2E78204D"/>
    <w:rsid w:val="2E861327"/>
    <w:rsid w:val="2E8A3E18"/>
    <w:rsid w:val="2E933DB7"/>
    <w:rsid w:val="2E9402F8"/>
    <w:rsid w:val="2EA446A4"/>
    <w:rsid w:val="2EA52DFB"/>
    <w:rsid w:val="2EDF603A"/>
    <w:rsid w:val="2EF54E99"/>
    <w:rsid w:val="2EF66087"/>
    <w:rsid w:val="2F0B211E"/>
    <w:rsid w:val="2F4F682D"/>
    <w:rsid w:val="2F5716BB"/>
    <w:rsid w:val="2F587165"/>
    <w:rsid w:val="2F7A50F2"/>
    <w:rsid w:val="2F7E4ECF"/>
    <w:rsid w:val="2F8F3028"/>
    <w:rsid w:val="2FB13DC9"/>
    <w:rsid w:val="2FBE2364"/>
    <w:rsid w:val="2FF5646C"/>
    <w:rsid w:val="2FF624BE"/>
    <w:rsid w:val="30635070"/>
    <w:rsid w:val="30773B9F"/>
    <w:rsid w:val="30777594"/>
    <w:rsid w:val="307E6F1F"/>
    <w:rsid w:val="30896F9D"/>
    <w:rsid w:val="30964F3A"/>
    <w:rsid w:val="309A2FCC"/>
    <w:rsid w:val="30B97FFD"/>
    <w:rsid w:val="30C12167"/>
    <w:rsid w:val="30C6008F"/>
    <w:rsid w:val="30CD0E88"/>
    <w:rsid w:val="30E03740"/>
    <w:rsid w:val="30E30E41"/>
    <w:rsid w:val="30EA404F"/>
    <w:rsid w:val="3114395D"/>
    <w:rsid w:val="311D0D4C"/>
    <w:rsid w:val="311F01AD"/>
    <w:rsid w:val="31237381"/>
    <w:rsid w:val="31465C5B"/>
    <w:rsid w:val="315C308A"/>
    <w:rsid w:val="315C5288"/>
    <w:rsid w:val="315F400E"/>
    <w:rsid w:val="318959C5"/>
    <w:rsid w:val="319A7B20"/>
    <w:rsid w:val="31A54783"/>
    <w:rsid w:val="31AA2E09"/>
    <w:rsid w:val="31B97BA0"/>
    <w:rsid w:val="31BC0566"/>
    <w:rsid w:val="31C94D54"/>
    <w:rsid w:val="31CF1D43"/>
    <w:rsid w:val="31D25E0E"/>
    <w:rsid w:val="31D84E60"/>
    <w:rsid w:val="3225765F"/>
    <w:rsid w:val="32397E83"/>
    <w:rsid w:val="323A3483"/>
    <w:rsid w:val="323D4DDE"/>
    <w:rsid w:val="323E7DF9"/>
    <w:rsid w:val="325468B5"/>
    <w:rsid w:val="325D06AE"/>
    <w:rsid w:val="32601632"/>
    <w:rsid w:val="326A08D7"/>
    <w:rsid w:val="32794D07"/>
    <w:rsid w:val="32AD7A99"/>
    <w:rsid w:val="32B332E4"/>
    <w:rsid w:val="32BB64C9"/>
    <w:rsid w:val="32D11349"/>
    <w:rsid w:val="32D147E3"/>
    <w:rsid w:val="32D225A9"/>
    <w:rsid w:val="32DE4B5E"/>
    <w:rsid w:val="32EC6C98"/>
    <w:rsid w:val="32F31EA6"/>
    <w:rsid w:val="33012C68"/>
    <w:rsid w:val="332130EA"/>
    <w:rsid w:val="334B0336"/>
    <w:rsid w:val="337900C1"/>
    <w:rsid w:val="33B04510"/>
    <w:rsid w:val="33C90490"/>
    <w:rsid w:val="33F508A6"/>
    <w:rsid w:val="34153282"/>
    <w:rsid w:val="34196405"/>
    <w:rsid w:val="342A4121"/>
    <w:rsid w:val="342A5ED0"/>
    <w:rsid w:val="342E7327"/>
    <w:rsid w:val="34396EA1"/>
    <w:rsid w:val="343D2733"/>
    <w:rsid w:val="343F0843"/>
    <w:rsid w:val="34951ECC"/>
    <w:rsid w:val="34A13BDD"/>
    <w:rsid w:val="34B36604"/>
    <w:rsid w:val="34C1339B"/>
    <w:rsid w:val="34F20964"/>
    <w:rsid w:val="34F73875"/>
    <w:rsid w:val="34F97E4B"/>
    <w:rsid w:val="3501523C"/>
    <w:rsid w:val="35165311"/>
    <w:rsid w:val="35216D57"/>
    <w:rsid w:val="352D676C"/>
    <w:rsid w:val="353D0DF5"/>
    <w:rsid w:val="35476E77"/>
    <w:rsid w:val="356926D5"/>
    <w:rsid w:val="35784778"/>
    <w:rsid w:val="35BF159A"/>
    <w:rsid w:val="35DB18E9"/>
    <w:rsid w:val="35DD4DEC"/>
    <w:rsid w:val="35DF3FE2"/>
    <w:rsid w:val="35E61B0E"/>
    <w:rsid w:val="35F93218"/>
    <w:rsid w:val="36227ADF"/>
    <w:rsid w:val="365D5BCD"/>
    <w:rsid w:val="366948D4"/>
    <w:rsid w:val="366A5CD5"/>
    <w:rsid w:val="36734377"/>
    <w:rsid w:val="368B3C8B"/>
    <w:rsid w:val="36BC6A07"/>
    <w:rsid w:val="36E05C01"/>
    <w:rsid w:val="36E865A3"/>
    <w:rsid w:val="370B587C"/>
    <w:rsid w:val="370D3551"/>
    <w:rsid w:val="37266088"/>
    <w:rsid w:val="376A3A13"/>
    <w:rsid w:val="377731A3"/>
    <w:rsid w:val="37774B8E"/>
    <w:rsid w:val="378E51BC"/>
    <w:rsid w:val="379105D4"/>
    <w:rsid w:val="37DE6297"/>
    <w:rsid w:val="37E86B60"/>
    <w:rsid w:val="37F536FF"/>
    <w:rsid w:val="37F86DE7"/>
    <w:rsid w:val="37FF6A34"/>
    <w:rsid w:val="380E0FA7"/>
    <w:rsid w:val="383851E8"/>
    <w:rsid w:val="38614F7A"/>
    <w:rsid w:val="38733E23"/>
    <w:rsid w:val="387A0200"/>
    <w:rsid w:val="389F75FE"/>
    <w:rsid w:val="38AA542A"/>
    <w:rsid w:val="38AE7FB9"/>
    <w:rsid w:val="38C24810"/>
    <w:rsid w:val="38ED2171"/>
    <w:rsid w:val="38FA6459"/>
    <w:rsid w:val="391F1E51"/>
    <w:rsid w:val="39216B01"/>
    <w:rsid w:val="39323FFA"/>
    <w:rsid w:val="395B1104"/>
    <w:rsid w:val="39604E56"/>
    <w:rsid w:val="39612FC0"/>
    <w:rsid w:val="39647C38"/>
    <w:rsid w:val="396778BC"/>
    <w:rsid w:val="397C3FDE"/>
    <w:rsid w:val="39800F0A"/>
    <w:rsid w:val="39802EAA"/>
    <w:rsid w:val="398D4766"/>
    <w:rsid w:val="39991390"/>
    <w:rsid w:val="39B26267"/>
    <w:rsid w:val="39BA2FE7"/>
    <w:rsid w:val="39C36951"/>
    <w:rsid w:val="39C37D56"/>
    <w:rsid w:val="39CC17DF"/>
    <w:rsid w:val="39D9748F"/>
    <w:rsid w:val="39F2111A"/>
    <w:rsid w:val="39F56490"/>
    <w:rsid w:val="3A444EC8"/>
    <w:rsid w:val="3A480BF4"/>
    <w:rsid w:val="3A671232"/>
    <w:rsid w:val="3A6C716A"/>
    <w:rsid w:val="3AA1633F"/>
    <w:rsid w:val="3AA52853"/>
    <w:rsid w:val="3ABC2D9F"/>
    <w:rsid w:val="3AC02A73"/>
    <w:rsid w:val="3AD16020"/>
    <w:rsid w:val="3AEC22E6"/>
    <w:rsid w:val="3B0B41F1"/>
    <w:rsid w:val="3B181184"/>
    <w:rsid w:val="3B2B3D98"/>
    <w:rsid w:val="3B40671F"/>
    <w:rsid w:val="3B41469B"/>
    <w:rsid w:val="3B4E6953"/>
    <w:rsid w:val="3B596753"/>
    <w:rsid w:val="3B5A356F"/>
    <w:rsid w:val="3B5F79F7"/>
    <w:rsid w:val="3B713194"/>
    <w:rsid w:val="3B8678B6"/>
    <w:rsid w:val="3B9D52DD"/>
    <w:rsid w:val="3B9F0BDD"/>
    <w:rsid w:val="3BBA6E0C"/>
    <w:rsid w:val="3BBF5492"/>
    <w:rsid w:val="3BD0102B"/>
    <w:rsid w:val="3BE24935"/>
    <w:rsid w:val="3C225536"/>
    <w:rsid w:val="3C265C15"/>
    <w:rsid w:val="3C587148"/>
    <w:rsid w:val="3C5E42D5"/>
    <w:rsid w:val="3C5F2E1D"/>
    <w:rsid w:val="3C67406A"/>
    <w:rsid w:val="3C7060DA"/>
    <w:rsid w:val="3C712B15"/>
    <w:rsid w:val="3C75173D"/>
    <w:rsid w:val="3C760D20"/>
    <w:rsid w:val="3C7F58D0"/>
    <w:rsid w:val="3C86610F"/>
    <w:rsid w:val="3C872CDC"/>
    <w:rsid w:val="3C8A71F4"/>
    <w:rsid w:val="3C8B4CB2"/>
    <w:rsid w:val="3C977C8A"/>
    <w:rsid w:val="3C9F2581"/>
    <w:rsid w:val="3CA83EA9"/>
    <w:rsid w:val="3CBF4A0D"/>
    <w:rsid w:val="3CC13DBB"/>
    <w:rsid w:val="3CC974A4"/>
    <w:rsid w:val="3CE745E5"/>
    <w:rsid w:val="3D0038A0"/>
    <w:rsid w:val="3D161569"/>
    <w:rsid w:val="3D1A3F4B"/>
    <w:rsid w:val="3D2363DE"/>
    <w:rsid w:val="3D383C34"/>
    <w:rsid w:val="3D472DE0"/>
    <w:rsid w:val="3D482D9A"/>
    <w:rsid w:val="3D727D16"/>
    <w:rsid w:val="3DA042DB"/>
    <w:rsid w:val="3DAC574B"/>
    <w:rsid w:val="3DE35197"/>
    <w:rsid w:val="3DF21D13"/>
    <w:rsid w:val="3E3658EB"/>
    <w:rsid w:val="3E3F6930"/>
    <w:rsid w:val="3E4F5F4D"/>
    <w:rsid w:val="3E656809"/>
    <w:rsid w:val="3E67796F"/>
    <w:rsid w:val="3E883727"/>
    <w:rsid w:val="3E91117F"/>
    <w:rsid w:val="3E9B4946"/>
    <w:rsid w:val="3EA242D1"/>
    <w:rsid w:val="3EB63BB8"/>
    <w:rsid w:val="3EBA7779"/>
    <w:rsid w:val="3ED15FEF"/>
    <w:rsid w:val="3ED734A6"/>
    <w:rsid w:val="3EE105E3"/>
    <w:rsid w:val="3EE32B3C"/>
    <w:rsid w:val="3EF5236F"/>
    <w:rsid w:val="3EFB06D4"/>
    <w:rsid w:val="3F15638C"/>
    <w:rsid w:val="3F314E39"/>
    <w:rsid w:val="3F583C1D"/>
    <w:rsid w:val="3F5900B0"/>
    <w:rsid w:val="3F5B5C7D"/>
    <w:rsid w:val="3F5F7F07"/>
    <w:rsid w:val="3F70561B"/>
    <w:rsid w:val="3F707846"/>
    <w:rsid w:val="3F7A6218"/>
    <w:rsid w:val="3FF0774A"/>
    <w:rsid w:val="3FFD3288"/>
    <w:rsid w:val="40007A90"/>
    <w:rsid w:val="40047C86"/>
    <w:rsid w:val="401F6BE0"/>
    <w:rsid w:val="40292E53"/>
    <w:rsid w:val="4056719A"/>
    <w:rsid w:val="405D76A1"/>
    <w:rsid w:val="407A3EC1"/>
    <w:rsid w:val="407D0E43"/>
    <w:rsid w:val="408B31F4"/>
    <w:rsid w:val="40A247DA"/>
    <w:rsid w:val="40BE56F3"/>
    <w:rsid w:val="40C06849"/>
    <w:rsid w:val="40C913D4"/>
    <w:rsid w:val="40F51626"/>
    <w:rsid w:val="413B4B8E"/>
    <w:rsid w:val="416E7C67"/>
    <w:rsid w:val="417B204E"/>
    <w:rsid w:val="417C4F1D"/>
    <w:rsid w:val="41EB6684"/>
    <w:rsid w:val="41F167DF"/>
    <w:rsid w:val="41F60E45"/>
    <w:rsid w:val="41FD7FC9"/>
    <w:rsid w:val="420958E7"/>
    <w:rsid w:val="42250FE1"/>
    <w:rsid w:val="42363E2C"/>
    <w:rsid w:val="42522137"/>
    <w:rsid w:val="425C0915"/>
    <w:rsid w:val="425F2F60"/>
    <w:rsid w:val="42644CFC"/>
    <w:rsid w:val="426C7777"/>
    <w:rsid w:val="42731F37"/>
    <w:rsid w:val="42775F1B"/>
    <w:rsid w:val="42986E16"/>
    <w:rsid w:val="429E100D"/>
    <w:rsid w:val="42A856D2"/>
    <w:rsid w:val="42B52535"/>
    <w:rsid w:val="42BA6B22"/>
    <w:rsid w:val="42C31BDC"/>
    <w:rsid w:val="42E255CA"/>
    <w:rsid w:val="42E63FD0"/>
    <w:rsid w:val="42EA05CE"/>
    <w:rsid w:val="42EA29D6"/>
    <w:rsid w:val="42EC5ED9"/>
    <w:rsid w:val="43043580"/>
    <w:rsid w:val="4309548A"/>
    <w:rsid w:val="4311358B"/>
    <w:rsid w:val="433517D1"/>
    <w:rsid w:val="43580CAD"/>
    <w:rsid w:val="43636E1D"/>
    <w:rsid w:val="43DA4E87"/>
    <w:rsid w:val="43FE2218"/>
    <w:rsid w:val="44077BDE"/>
    <w:rsid w:val="440B13F5"/>
    <w:rsid w:val="441F3A78"/>
    <w:rsid w:val="44201582"/>
    <w:rsid w:val="442858E1"/>
    <w:rsid w:val="44616288"/>
    <w:rsid w:val="44667944"/>
    <w:rsid w:val="447A00BE"/>
    <w:rsid w:val="447A4DA2"/>
    <w:rsid w:val="448C37C8"/>
    <w:rsid w:val="44BF7B33"/>
    <w:rsid w:val="44C70D28"/>
    <w:rsid w:val="44D166BA"/>
    <w:rsid w:val="44D746F9"/>
    <w:rsid w:val="44DC2C5D"/>
    <w:rsid w:val="44E36014"/>
    <w:rsid w:val="44E73E5C"/>
    <w:rsid w:val="44EE111A"/>
    <w:rsid w:val="44F55FD6"/>
    <w:rsid w:val="45192C6B"/>
    <w:rsid w:val="453066F8"/>
    <w:rsid w:val="453411E9"/>
    <w:rsid w:val="45387C9D"/>
    <w:rsid w:val="45392A63"/>
    <w:rsid w:val="453A31A0"/>
    <w:rsid w:val="4540092C"/>
    <w:rsid w:val="4576443A"/>
    <w:rsid w:val="45766058"/>
    <w:rsid w:val="458E64AD"/>
    <w:rsid w:val="45974ED1"/>
    <w:rsid w:val="45B02DD0"/>
    <w:rsid w:val="45B608B1"/>
    <w:rsid w:val="45C83899"/>
    <w:rsid w:val="45E12E91"/>
    <w:rsid w:val="45EA3344"/>
    <w:rsid w:val="45EB6847"/>
    <w:rsid w:val="45F152EC"/>
    <w:rsid w:val="45FC4F58"/>
    <w:rsid w:val="46055511"/>
    <w:rsid w:val="460C19D8"/>
    <w:rsid w:val="462E56C2"/>
    <w:rsid w:val="463352C3"/>
    <w:rsid w:val="464F6FFA"/>
    <w:rsid w:val="465F71A5"/>
    <w:rsid w:val="466C2618"/>
    <w:rsid w:val="468034B7"/>
    <w:rsid w:val="46855E6C"/>
    <w:rsid w:val="469B7F22"/>
    <w:rsid w:val="47411377"/>
    <w:rsid w:val="47552EA6"/>
    <w:rsid w:val="47656FAD"/>
    <w:rsid w:val="4770755B"/>
    <w:rsid w:val="47751A08"/>
    <w:rsid w:val="478430E5"/>
    <w:rsid w:val="47DF6F28"/>
    <w:rsid w:val="47EE3067"/>
    <w:rsid w:val="47F33399"/>
    <w:rsid w:val="47F6373C"/>
    <w:rsid w:val="48100A4E"/>
    <w:rsid w:val="48182E5D"/>
    <w:rsid w:val="48234BFA"/>
    <w:rsid w:val="48357685"/>
    <w:rsid w:val="48493247"/>
    <w:rsid w:val="48586A48"/>
    <w:rsid w:val="485A0409"/>
    <w:rsid w:val="485E464D"/>
    <w:rsid w:val="48875EA0"/>
    <w:rsid w:val="488C2A45"/>
    <w:rsid w:val="488D5B16"/>
    <w:rsid w:val="48962605"/>
    <w:rsid w:val="489973AA"/>
    <w:rsid w:val="48B15D8C"/>
    <w:rsid w:val="48C37541"/>
    <w:rsid w:val="48C85649"/>
    <w:rsid w:val="4910286C"/>
    <w:rsid w:val="49267B78"/>
    <w:rsid w:val="49605AEE"/>
    <w:rsid w:val="4969386E"/>
    <w:rsid w:val="49834DA9"/>
    <w:rsid w:val="499A4B5D"/>
    <w:rsid w:val="49AE7CE7"/>
    <w:rsid w:val="49AF10F0"/>
    <w:rsid w:val="49B85C99"/>
    <w:rsid w:val="49DF1C3F"/>
    <w:rsid w:val="49DF3424"/>
    <w:rsid w:val="49E21E05"/>
    <w:rsid w:val="49F1460A"/>
    <w:rsid w:val="49FA026B"/>
    <w:rsid w:val="4A1459AF"/>
    <w:rsid w:val="4A1B32E9"/>
    <w:rsid w:val="4A305E0B"/>
    <w:rsid w:val="4A3B10DB"/>
    <w:rsid w:val="4A5251D9"/>
    <w:rsid w:val="4A573E87"/>
    <w:rsid w:val="4A60221A"/>
    <w:rsid w:val="4A693D21"/>
    <w:rsid w:val="4A6A6DE4"/>
    <w:rsid w:val="4A6C3891"/>
    <w:rsid w:val="4A7D10F6"/>
    <w:rsid w:val="4A8A08D4"/>
    <w:rsid w:val="4AA96FB3"/>
    <w:rsid w:val="4AB435E8"/>
    <w:rsid w:val="4AD124CC"/>
    <w:rsid w:val="4AD77089"/>
    <w:rsid w:val="4ADA0BDD"/>
    <w:rsid w:val="4ADD62DF"/>
    <w:rsid w:val="4B15553F"/>
    <w:rsid w:val="4B3D53FF"/>
    <w:rsid w:val="4B5C03DE"/>
    <w:rsid w:val="4B775B45"/>
    <w:rsid w:val="4B8B517E"/>
    <w:rsid w:val="4BBA4717"/>
    <w:rsid w:val="4BEF4DD3"/>
    <w:rsid w:val="4BF316AA"/>
    <w:rsid w:val="4BFE0E9B"/>
    <w:rsid w:val="4C051667"/>
    <w:rsid w:val="4C0D260E"/>
    <w:rsid w:val="4C151D2C"/>
    <w:rsid w:val="4C217211"/>
    <w:rsid w:val="4C28087F"/>
    <w:rsid w:val="4C5A4552"/>
    <w:rsid w:val="4C613F2F"/>
    <w:rsid w:val="4C664853"/>
    <w:rsid w:val="4C704629"/>
    <w:rsid w:val="4C916C2A"/>
    <w:rsid w:val="4C9359B0"/>
    <w:rsid w:val="4C9A1035"/>
    <w:rsid w:val="4CBB5870"/>
    <w:rsid w:val="4CBB5D2D"/>
    <w:rsid w:val="4CC10DCC"/>
    <w:rsid w:val="4CD92CA3"/>
    <w:rsid w:val="4CF92929"/>
    <w:rsid w:val="4D0168EF"/>
    <w:rsid w:val="4D0712FD"/>
    <w:rsid w:val="4D087E11"/>
    <w:rsid w:val="4D2973BB"/>
    <w:rsid w:val="4D5F3D23"/>
    <w:rsid w:val="4D9F00EC"/>
    <w:rsid w:val="4D9F1366"/>
    <w:rsid w:val="4DAB6A36"/>
    <w:rsid w:val="4DB47A7C"/>
    <w:rsid w:val="4DC13C49"/>
    <w:rsid w:val="4DD053B8"/>
    <w:rsid w:val="4DEF23EA"/>
    <w:rsid w:val="4DFA525B"/>
    <w:rsid w:val="4E066C4A"/>
    <w:rsid w:val="4E1C1B49"/>
    <w:rsid w:val="4E31577A"/>
    <w:rsid w:val="4E4A5082"/>
    <w:rsid w:val="4E586596"/>
    <w:rsid w:val="4E774421"/>
    <w:rsid w:val="4EA9672F"/>
    <w:rsid w:val="4EB124A8"/>
    <w:rsid w:val="4EBD1B3D"/>
    <w:rsid w:val="4EC6441C"/>
    <w:rsid w:val="4EC933D2"/>
    <w:rsid w:val="4ED3239B"/>
    <w:rsid w:val="4EE95E85"/>
    <w:rsid w:val="4F33177C"/>
    <w:rsid w:val="4F3B5E0D"/>
    <w:rsid w:val="4F624F2A"/>
    <w:rsid w:val="4F6457CE"/>
    <w:rsid w:val="4F797711"/>
    <w:rsid w:val="4F876D07"/>
    <w:rsid w:val="4FAC00BE"/>
    <w:rsid w:val="4FC43269"/>
    <w:rsid w:val="4FD51403"/>
    <w:rsid w:val="4FDF5118"/>
    <w:rsid w:val="4FE72524"/>
    <w:rsid w:val="50295B9B"/>
    <w:rsid w:val="50440FED"/>
    <w:rsid w:val="505A5E21"/>
    <w:rsid w:val="50693E9E"/>
    <w:rsid w:val="508A5C38"/>
    <w:rsid w:val="50B52F1C"/>
    <w:rsid w:val="50BB7A74"/>
    <w:rsid w:val="50C36A0F"/>
    <w:rsid w:val="50C92192"/>
    <w:rsid w:val="50E80BEA"/>
    <w:rsid w:val="50EF2A55"/>
    <w:rsid w:val="50F3395B"/>
    <w:rsid w:val="51254295"/>
    <w:rsid w:val="51273ADE"/>
    <w:rsid w:val="5144296E"/>
    <w:rsid w:val="5146092A"/>
    <w:rsid w:val="517E4D1E"/>
    <w:rsid w:val="51805A47"/>
    <w:rsid w:val="518976D2"/>
    <w:rsid w:val="51916A23"/>
    <w:rsid w:val="51981E3E"/>
    <w:rsid w:val="51BD5F8B"/>
    <w:rsid w:val="51D302DC"/>
    <w:rsid w:val="51E67A6C"/>
    <w:rsid w:val="51EF7B88"/>
    <w:rsid w:val="520C0C24"/>
    <w:rsid w:val="52133DB3"/>
    <w:rsid w:val="52137636"/>
    <w:rsid w:val="52141834"/>
    <w:rsid w:val="52183ABE"/>
    <w:rsid w:val="522E5D3A"/>
    <w:rsid w:val="52301165"/>
    <w:rsid w:val="524E2E8A"/>
    <w:rsid w:val="52582329"/>
    <w:rsid w:val="52634E37"/>
    <w:rsid w:val="52654558"/>
    <w:rsid w:val="52691E3F"/>
    <w:rsid w:val="52730101"/>
    <w:rsid w:val="527618D9"/>
    <w:rsid w:val="527A5569"/>
    <w:rsid w:val="52B35EBB"/>
    <w:rsid w:val="52BA3B63"/>
    <w:rsid w:val="52D15F58"/>
    <w:rsid w:val="52EF5D1F"/>
    <w:rsid w:val="52F96049"/>
    <w:rsid w:val="52FD507F"/>
    <w:rsid w:val="53051B93"/>
    <w:rsid w:val="53155F5F"/>
    <w:rsid w:val="532F27EE"/>
    <w:rsid w:val="53397419"/>
    <w:rsid w:val="53476745"/>
    <w:rsid w:val="534C4DB4"/>
    <w:rsid w:val="5355730E"/>
    <w:rsid w:val="535729C3"/>
    <w:rsid w:val="53586648"/>
    <w:rsid w:val="535A425A"/>
    <w:rsid w:val="536034E5"/>
    <w:rsid w:val="53676C63"/>
    <w:rsid w:val="53792B34"/>
    <w:rsid w:val="53A46AC8"/>
    <w:rsid w:val="53A553AF"/>
    <w:rsid w:val="53C85A03"/>
    <w:rsid w:val="53F80750"/>
    <w:rsid w:val="53FB16D5"/>
    <w:rsid w:val="541B73E9"/>
    <w:rsid w:val="541C66E8"/>
    <w:rsid w:val="541D4EAF"/>
    <w:rsid w:val="54293073"/>
    <w:rsid w:val="542D5D29"/>
    <w:rsid w:val="54455CD4"/>
    <w:rsid w:val="54560AEA"/>
    <w:rsid w:val="546F22A5"/>
    <w:rsid w:val="548670D1"/>
    <w:rsid w:val="54CE5C9D"/>
    <w:rsid w:val="54EC1FF7"/>
    <w:rsid w:val="54FE5898"/>
    <w:rsid w:val="550A1892"/>
    <w:rsid w:val="552072B9"/>
    <w:rsid w:val="554C6B2C"/>
    <w:rsid w:val="554D04EE"/>
    <w:rsid w:val="55571991"/>
    <w:rsid w:val="556E1493"/>
    <w:rsid w:val="55854A5F"/>
    <w:rsid w:val="55942700"/>
    <w:rsid w:val="55A57512"/>
    <w:rsid w:val="55AB3FA2"/>
    <w:rsid w:val="55B7742C"/>
    <w:rsid w:val="55DC546E"/>
    <w:rsid w:val="55F11B90"/>
    <w:rsid w:val="55F711BD"/>
    <w:rsid w:val="55FF02F8"/>
    <w:rsid w:val="56064D61"/>
    <w:rsid w:val="56106BC1"/>
    <w:rsid w:val="56355AFC"/>
    <w:rsid w:val="56386132"/>
    <w:rsid w:val="56585F69"/>
    <w:rsid w:val="567637FA"/>
    <w:rsid w:val="56CA5FF0"/>
    <w:rsid w:val="56EF4470"/>
    <w:rsid w:val="56F53E18"/>
    <w:rsid w:val="56FF7376"/>
    <w:rsid w:val="575304D2"/>
    <w:rsid w:val="576B6C00"/>
    <w:rsid w:val="57750F45"/>
    <w:rsid w:val="577D0FE2"/>
    <w:rsid w:val="57842AAA"/>
    <w:rsid w:val="578F28B6"/>
    <w:rsid w:val="579169AF"/>
    <w:rsid w:val="57965E63"/>
    <w:rsid w:val="57A258FF"/>
    <w:rsid w:val="57B04EF5"/>
    <w:rsid w:val="57B439EF"/>
    <w:rsid w:val="57C1754D"/>
    <w:rsid w:val="57E0321C"/>
    <w:rsid w:val="57E96447"/>
    <w:rsid w:val="57EA4B19"/>
    <w:rsid w:val="57FF3E6E"/>
    <w:rsid w:val="582165A1"/>
    <w:rsid w:val="58237473"/>
    <w:rsid w:val="58273D2E"/>
    <w:rsid w:val="582817AF"/>
    <w:rsid w:val="582D037F"/>
    <w:rsid w:val="58464B33"/>
    <w:rsid w:val="584B64EC"/>
    <w:rsid w:val="585C536F"/>
    <w:rsid w:val="58634A21"/>
    <w:rsid w:val="5874402C"/>
    <w:rsid w:val="587810DB"/>
    <w:rsid w:val="58820BC4"/>
    <w:rsid w:val="588F14BD"/>
    <w:rsid w:val="589C294E"/>
    <w:rsid w:val="58A34C34"/>
    <w:rsid w:val="58B633A9"/>
    <w:rsid w:val="58D6064E"/>
    <w:rsid w:val="58EF598F"/>
    <w:rsid w:val="59266203"/>
    <w:rsid w:val="594B0CC6"/>
    <w:rsid w:val="594C23E9"/>
    <w:rsid w:val="595C6088"/>
    <w:rsid w:val="595F3786"/>
    <w:rsid w:val="59601568"/>
    <w:rsid w:val="59810AE7"/>
    <w:rsid w:val="59820767"/>
    <w:rsid w:val="59AA7659"/>
    <w:rsid w:val="59B55E4A"/>
    <w:rsid w:val="59B711F5"/>
    <w:rsid w:val="59E2147D"/>
    <w:rsid w:val="59F237BA"/>
    <w:rsid w:val="5A062F3F"/>
    <w:rsid w:val="5A077A74"/>
    <w:rsid w:val="5A430CE9"/>
    <w:rsid w:val="5A5A108A"/>
    <w:rsid w:val="5A667D2E"/>
    <w:rsid w:val="5A9400F9"/>
    <w:rsid w:val="5AA83DCD"/>
    <w:rsid w:val="5AB86683"/>
    <w:rsid w:val="5AC7250E"/>
    <w:rsid w:val="5ACA3880"/>
    <w:rsid w:val="5AE90FB3"/>
    <w:rsid w:val="5B017D7D"/>
    <w:rsid w:val="5B1B5005"/>
    <w:rsid w:val="5B1C630A"/>
    <w:rsid w:val="5B1C7CE6"/>
    <w:rsid w:val="5B33191E"/>
    <w:rsid w:val="5B351432"/>
    <w:rsid w:val="5B3B6725"/>
    <w:rsid w:val="5B3F5E10"/>
    <w:rsid w:val="5B546464"/>
    <w:rsid w:val="5B5F63F0"/>
    <w:rsid w:val="5B681A05"/>
    <w:rsid w:val="5B746EF1"/>
    <w:rsid w:val="5B77791D"/>
    <w:rsid w:val="5BB50E74"/>
    <w:rsid w:val="5BBB130B"/>
    <w:rsid w:val="5BC42584"/>
    <w:rsid w:val="5BD509DC"/>
    <w:rsid w:val="5BDC2EC5"/>
    <w:rsid w:val="5BEA4284"/>
    <w:rsid w:val="5C00657C"/>
    <w:rsid w:val="5C1D00AB"/>
    <w:rsid w:val="5C217E2B"/>
    <w:rsid w:val="5C235838"/>
    <w:rsid w:val="5C4B3179"/>
    <w:rsid w:val="5C6F15B1"/>
    <w:rsid w:val="5C711886"/>
    <w:rsid w:val="5C766E29"/>
    <w:rsid w:val="5C923F5F"/>
    <w:rsid w:val="5C9A272D"/>
    <w:rsid w:val="5CA5038F"/>
    <w:rsid w:val="5CAE5FDF"/>
    <w:rsid w:val="5CCC1228"/>
    <w:rsid w:val="5CF728FB"/>
    <w:rsid w:val="5CFA789C"/>
    <w:rsid w:val="5D126F5D"/>
    <w:rsid w:val="5D132369"/>
    <w:rsid w:val="5D437E8D"/>
    <w:rsid w:val="5D517622"/>
    <w:rsid w:val="5D586BF2"/>
    <w:rsid w:val="5D5A37CB"/>
    <w:rsid w:val="5D744743"/>
    <w:rsid w:val="5D8E4A8A"/>
    <w:rsid w:val="5D922282"/>
    <w:rsid w:val="5DAA3784"/>
    <w:rsid w:val="5DB205B8"/>
    <w:rsid w:val="5DB26092"/>
    <w:rsid w:val="5DC27372"/>
    <w:rsid w:val="5DCA5944"/>
    <w:rsid w:val="5DCC55BE"/>
    <w:rsid w:val="5DF866B7"/>
    <w:rsid w:val="5E093FAD"/>
    <w:rsid w:val="5E0C5358"/>
    <w:rsid w:val="5E0D665D"/>
    <w:rsid w:val="5E190F5D"/>
    <w:rsid w:val="5E3302C0"/>
    <w:rsid w:val="5E4105E7"/>
    <w:rsid w:val="5E5856AE"/>
    <w:rsid w:val="5E736001"/>
    <w:rsid w:val="5E7A141A"/>
    <w:rsid w:val="5E916036"/>
    <w:rsid w:val="5E945782"/>
    <w:rsid w:val="5EA56310"/>
    <w:rsid w:val="5EB7471F"/>
    <w:rsid w:val="5EEB49C6"/>
    <w:rsid w:val="5EF06C4F"/>
    <w:rsid w:val="5F114D43"/>
    <w:rsid w:val="5F3348F7"/>
    <w:rsid w:val="5F3B3948"/>
    <w:rsid w:val="5F3F2064"/>
    <w:rsid w:val="5F5A5426"/>
    <w:rsid w:val="5F6F0822"/>
    <w:rsid w:val="5F7B3388"/>
    <w:rsid w:val="5F810880"/>
    <w:rsid w:val="5F895EBD"/>
    <w:rsid w:val="5F8A29A8"/>
    <w:rsid w:val="5F9606E2"/>
    <w:rsid w:val="5FA55479"/>
    <w:rsid w:val="5FD41939"/>
    <w:rsid w:val="5FE307E1"/>
    <w:rsid w:val="5FF32FFA"/>
    <w:rsid w:val="5FF330FE"/>
    <w:rsid w:val="60120B3C"/>
    <w:rsid w:val="60170718"/>
    <w:rsid w:val="6019261F"/>
    <w:rsid w:val="60357A06"/>
    <w:rsid w:val="60411157"/>
    <w:rsid w:val="60553F98"/>
    <w:rsid w:val="6056529D"/>
    <w:rsid w:val="60572D1E"/>
    <w:rsid w:val="605C7F6A"/>
    <w:rsid w:val="60656747"/>
    <w:rsid w:val="60700124"/>
    <w:rsid w:val="607254EE"/>
    <w:rsid w:val="60736F41"/>
    <w:rsid w:val="60A41F08"/>
    <w:rsid w:val="60AE7408"/>
    <w:rsid w:val="60B430B8"/>
    <w:rsid w:val="60B665BB"/>
    <w:rsid w:val="60CD61E0"/>
    <w:rsid w:val="60E33B7D"/>
    <w:rsid w:val="60F65CCA"/>
    <w:rsid w:val="610A00F9"/>
    <w:rsid w:val="610A0570"/>
    <w:rsid w:val="61405475"/>
    <w:rsid w:val="6142291C"/>
    <w:rsid w:val="614538A0"/>
    <w:rsid w:val="615C0C4D"/>
    <w:rsid w:val="615E17E6"/>
    <w:rsid w:val="616E6382"/>
    <w:rsid w:val="617E2507"/>
    <w:rsid w:val="61807D68"/>
    <w:rsid w:val="61943BDC"/>
    <w:rsid w:val="6198112C"/>
    <w:rsid w:val="619A682E"/>
    <w:rsid w:val="61B37758"/>
    <w:rsid w:val="61C07903"/>
    <w:rsid w:val="61C56473"/>
    <w:rsid w:val="61D065E0"/>
    <w:rsid w:val="61DA2830"/>
    <w:rsid w:val="61E6428A"/>
    <w:rsid w:val="61FA7B1F"/>
    <w:rsid w:val="623571C5"/>
    <w:rsid w:val="624566B1"/>
    <w:rsid w:val="62675048"/>
    <w:rsid w:val="62691799"/>
    <w:rsid w:val="6286607D"/>
    <w:rsid w:val="62A03B5D"/>
    <w:rsid w:val="62B25B22"/>
    <w:rsid w:val="62D32C12"/>
    <w:rsid w:val="62E001B2"/>
    <w:rsid w:val="62E25DF5"/>
    <w:rsid w:val="62E444B9"/>
    <w:rsid w:val="62E86F53"/>
    <w:rsid w:val="62F87114"/>
    <w:rsid w:val="63267639"/>
    <w:rsid w:val="632B1543"/>
    <w:rsid w:val="633D145D"/>
    <w:rsid w:val="634442C8"/>
    <w:rsid w:val="634533FF"/>
    <w:rsid w:val="634A2133"/>
    <w:rsid w:val="63536FFD"/>
    <w:rsid w:val="63636F83"/>
    <w:rsid w:val="637607D4"/>
    <w:rsid w:val="637E0C79"/>
    <w:rsid w:val="63937C6D"/>
    <w:rsid w:val="63991B77"/>
    <w:rsid w:val="639D6551"/>
    <w:rsid w:val="63B079EF"/>
    <w:rsid w:val="64005734"/>
    <w:rsid w:val="640F75B7"/>
    <w:rsid w:val="64226C65"/>
    <w:rsid w:val="64320A70"/>
    <w:rsid w:val="64334DA8"/>
    <w:rsid w:val="64412342"/>
    <w:rsid w:val="645B234F"/>
    <w:rsid w:val="645B5312"/>
    <w:rsid w:val="6461455E"/>
    <w:rsid w:val="64910059"/>
    <w:rsid w:val="6491688B"/>
    <w:rsid w:val="64AE3C3D"/>
    <w:rsid w:val="64C2705A"/>
    <w:rsid w:val="64C76D0D"/>
    <w:rsid w:val="64C94ED2"/>
    <w:rsid w:val="64CA4E4E"/>
    <w:rsid w:val="64D06C9A"/>
    <w:rsid w:val="64F67580"/>
    <w:rsid w:val="64F9092E"/>
    <w:rsid w:val="64FC08E9"/>
    <w:rsid w:val="650520CD"/>
    <w:rsid w:val="650D39E5"/>
    <w:rsid w:val="65136A5F"/>
    <w:rsid w:val="65152165"/>
    <w:rsid w:val="651D3EF1"/>
    <w:rsid w:val="652E7A0E"/>
    <w:rsid w:val="65341166"/>
    <w:rsid w:val="657B7B0E"/>
    <w:rsid w:val="658573A2"/>
    <w:rsid w:val="6591677E"/>
    <w:rsid w:val="659329BC"/>
    <w:rsid w:val="6594761A"/>
    <w:rsid w:val="65975EE4"/>
    <w:rsid w:val="659F0431"/>
    <w:rsid w:val="65C01BE0"/>
    <w:rsid w:val="65D3019C"/>
    <w:rsid w:val="65DF5E81"/>
    <w:rsid w:val="65E46E4F"/>
    <w:rsid w:val="66067DF0"/>
    <w:rsid w:val="66583D09"/>
    <w:rsid w:val="66681859"/>
    <w:rsid w:val="667927DD"/>
    <w:rsid w:val="66B76211"/>
    <w:rsid w:val="66BA2A18"/>
    <w:rsid w:val="66D16CE3"/>
    <w:rsid w:val="66D45998"/>
    <w:rsid w:val="66E96DCF"/>
    <w:rsid w:val="670215DF"/>
    <w:rsid w:val="670B549B"/>
    <w:rsid w:val="672973B1"/>
    <w:rsid w:val="672E29D7"/>
    <w:rsid w:val="67373BA3"/>
    <w:rsid w:val="67481811"/>
    <w:rsid w:val="6750098D"/>
    <w:rsid w:val="675944BB"/>
    <w:rsid w:val="67673E36"/>
    <w:rsid w:val="678036DB"/>
    <w:rsid w:val="678A3FEA"/>
    <w:rsid w:val="67926E78"/>
    <w:rsid w:val="679343D5"/>
    <w:rsid w:val="679E2C8B"/>
    <w:rsid w:val="67DD342B"/>
    <w:rsid w:val="67E50BF6"/>
    <w:rsid w:val="67EC080C"/>
    <w:rsid w:val="67EE7592"/>
    <w:rsid w:val="6805760C"/>
    <w:rsid w:val="681D0A1A"/>
    <w:rsid w:val="68400E3E"/>
    <w:rsid w:val="68497E61"/>
    <w:rsid w:val="684F200D"/>
    <w:rsid w:val="6867448B"/>
    <w:rsid w:val="68761E68"/>
    <w:rsid w:val="68960CA5"/>
    <w:rsid w:val="68D513CA"/>
    <w:rsid w:val="68ED3493"/>
    <w:rsid w:val="690B0C63"/>
    <w:rsid w:val="691F66E4"/>
    <w:rsid w:val="69303421"/>
    <w:rsid w:val="693E4935"/>
    <w:rsid w:val="69797C2C"/>
    <w:rsid w:val="697C1CFD"/>
    <w:rsid w:val="698663AF"/>
    <w:rsid w:val="698C3D32"/>
    <w:rsid w:val="69900EBC"/>
    <w:rsid w:val="699937E6"/>
    <w:rsid w:val="69BB7EB2"/>
    <w:rsid w:val="69BD345C"/>
    <w:rsid w:val="69CB7FE7"/>
    <w:rsid w:val="69DF4FD4"/>
    <w:rsid w:val="69EC16BE"/>
    <w:rsid w:val="69EF255B"/>
    <w:rsid w:val="69F26409"/>
    <w:rsid w:val="6A0B0806"/>
    <w:rsid w:val="6A0F3B64"/>
    <w:rsid w:val="6A24611A"/>
    <w:rsid w:val="6A363195"/>
    <w:rsid w:val="6A4B4337"/>
    <w:rsid w:val="6A574FBA"/>
    <w:rsid w:val="6A66716C"/>
    <w:rsid w:val="6A7477E9"/>
    <w:rsid w:val="6A7D30C3"/>
    <w:rsid w:val="6A8C3AEA"/>
    <w:rsid w:val="6A953FED"/>
    <w:rsid w:val="6AA57CB8"/>
    <w:rsid w:val="6AC91699"/>
    <w:rsid w:val="6AD274ED"/>
    <w:rsid w:val="6AD81268"/>
    <w:rsid w:val="6AF036E4"/>
    <w:rsid w:val="6AFB296E"/>
    <w:rsid w:val="6B077D22"/>
    <w:rsid w:val="6B082537"/>
    <w:rsid w:val="6B160034"/>
    <w:rsid w:val="6B1A6202"/>
    <w:rsid w:val="6B261BAD"/>
    <w:rsid w:val="6B472EC5"/>
    <w:rsid w:val="6B4D7F19"/>
    <w:rsid w:val="6B564F76"/>
    <w:rsid w:val="6B571085"/>
    <w:rsid w:val="6B6103AF"/>
    <w:rsid w:val="6B9D5719"/>
    <w:rsid w:val="6BB63CDE"/>
    <w:rsid w:val="6BC87862"/>
    <w:rsid w:val="6BE751A1"/>
    <w:rsid w:val="6BFE110F"/>
    <w:rsid w:val="6C040682"/>
    <w:rsid w:val="6C0E7C52"/>
    <w:rsid w:val="6C327292"/>
    <w:rsid w:val="6C3D370F"/>
    <w:rsid w:val="6C7A0E45"/>
    <w:rsid w:val="6C814A92"/>
    <w:rsid w:val="6CA91D0E"/>
    <w:rsid w:val="6CD9769F"/>
    <w:rsid w:val="6CEE223A"/>
    <w:rsid w:val="6D0475EA"/>
    <w:rsid w:val="6D0E0086"/>
    <w:rsid w:val="6D453676"/>
    <w:rsid w:val="6D50732A"/>
    <w:rsid w:val="6D534B3A"/>
    <w:rsid w:val="6D535F5C"/>
    <w:rsid w:val="6D680EE2"/>
    <w:rsid w:val="6D8120C2"/>
    <w:rsid w:val="6D827EB8"/>
    <w:rsid w:val="6D871FD9"/>
    <w:rsid w:val="6DD80D8D"/>
    <w:rsid w:val="6DE81B87"/>
    <w:rsid w:val="6DF90D44"/>
    <w:rsid w:val="6E1756DB"/>
    <w:rsid w:val="6E175A7E"/>
    <w:rsid w:val="6E2C4ACE"/>
    <w:rsid w:val="6E3228AE"/>
    <w:rsid w:val="6E3B50E8"/>
    <w:rsid w:val="6E4E7458"/>
    <w:rsid w:val="6E557E91"/>
    <w:rsid w:val="6E580AE7"/>
    <w:rsid w:val="6E5F1AF0"/>
    <w:rsid w:val="6E670702"/>
    <w:rsid w:val="6E7822F3"/>
    <w:rsid w:val="6E7B0940"/>
    <w:rsid w:val="6E825D78"/>
    <w:rsid w:val="6E8D78DD"/>
    <w:rsid w:val="6EA87C9B"/>
    <w:rsid w:val="6EB5372D"/>
    <w:rsid w:val="6EB611AF"/>
    <w:rsid w:val="6EBF1B48"/>
    <w:rsid w:val="6ECB0F58"/>
    <w:rsid w:val="6ECD2FF9"/>
    <w:rsid w:val="6ECE1BA8"/>
    <w:rsid w:val="6EDA00EA"/>
    <w:rsid w:val="6EDB5B6B"/>
    <w:rsid w:val="6EDD70AE"/>
    <w:rsid w:val="6EDF08C4"/>
    <w:rsid w:val="6EE53EB0"/>
    <w:rsid w:val="6EFE6924"/>
    <w:rsid w:val="6F216AC5"/>
    <w:rsid w:val="6F24506F"/>
    <w:rsid w:val="6F295270"/>
    <w:rsid w:val="6F2F1DA8"/>
    <w:rsid w:val="6F4C05F9"/>
    <w:rsid w:val="6F507156"/>
    <w:rsid w:val="6F6325CC"/>
    <w:rsid w:val="6F685A10"/>
    <w:rsid w:val="6F6F0C0B"/>
    <w:rsid w:val="6F7C56F5"/>
    <w:rsid w:val="6F8416A0"/>
    <w:rsid w:val="6F942D9B"/>
    <w:rsid w:val="6F973D20"/>
    <w:rsid w:val="6F9B5FA9"/>
    <w:rsid w:val="6FC00430"/>
    <w:rsid w:val="6FDE3E5F"/>
    <w:rsid w:val="6FE91985"/>
    <w:rsid w:val="7014496E"/>
    <w:rsid w:val="703716AB"/>
    <w:rsid w:val="70413ED2"/>
    <w:rsid w:val="704F1D5C"/>
    <w:rsid w:val="705D27E4"/>
    <w:rsid w:val="7063731D"/>
    <w:rsid w:val="707C32B3"/>
    <w:rsid w:val="7097629B"/>
    <w:rsid w:val="70A64B74"/>
    <w:rsid w:val="70AC1F5C"/>
    <w:rsid w:val="70B544F8"/>
    <w:rsid w:val="70D54F2D"/>
    <w:rsid w:val="70E874A2"/>
    <w:rsid w:val="70F729E3"/>
    <w:rsid w:val="70FC6E6A"/>
    <w:rsid w:val="7105213D"/>
    <w:rsid w:val="710A39B3"/>
    <w:rsid w:val="71224684"/>
    <w:rsid w:val="71236D2A"/>
    <w:rsid w:val="7131426F"/>
    <w:rsid w:val="71386073"/>
    <w:rsid w:val="7153093F"/>
    <w:rsid w:val="716E0FE4"/>
    <w:rsid w:val="71745265"/>
    <w:rsid w:val="71F25309"/>
    <w:rsid w:val="71F335E2"/>
    <w:rsid w:val="71F57FBF"/>
    <w:rsid w:val="720A2598"/>
    <w:rsid w:val="72280D27"/>
    <w:rsid w:val="722A3062"/>
    <w:rsid w:val="723F7B27"/>
    <w:rsid w:val="72500D29"/>
    <w:rsid w:val="727608D5"/>
    <w:rsid w:val="727A2A19"/>
    <w:rsid w:val="72862901"/>
    <w:rsid w:val="728743F3"/>
    <w:rsid w:val="72892446"/>
    <w:rsid w:val="72993C38"/>
    <w:rsid w:val="729D0001"/>
    <w:rsid w:val="72A02D9E"/>
    <w:rsid w:val="72B748D4"/>
    <w:rsid w:val="72D02269"/>
    <w:rsid w:val="72D54172"/>
    <w:rsid w:val="73062477"/>
    <w:rsid w:val="7306591B"/>
    <w:rsid w:val="731048AF"/>
    <w:rsid w:val="73152E2B"/>
    <w:rsid w:val="7315522E"/>
    <w:rsid w:val="733B4541"/>
    <w:rsid w:val="735A004C"/>
    <w:rsid w:val="736A68B6"/>
    <w:rsid w:val="736C380A"/>
    <w:rsid w:val="7383558F"/>
    <w:rsid w:val="73850A93"/>
    <w:rsid w:val="73866514"/>
    <w:rsid w:val="73867789"/>
    <w:rsid w:val="73A070BE"/>
    <w:rsid w:val="73A56DC9"/>
    <w:rsid w:val="73A722CC"/>
    <w:rsid w:val="73B36208"/>
    <w:rsid w:val="73DD5247"/>
    <w:rsid w:val="73E906E1"/>
    <w:rsid w:val="73EA052A"/>
    <w:rsid w:val="741D0B15"/>
    <w:rsid w:val="74655B82"/>
    <w:rsid w:val="7489203F"/>
    <w:rsid w:val="749331CE"/>
    <w:rsid w:val="749B2AF9"/>
    <w:rsid w:val="74AE6193"/>
    <w:rsid w:val="74BF01B6"/>
    <w:rsid w:val="74C712F7"/>
    <w:rsid w:val="74DC2C2C"/>
    <w:rsid w:val="74DE35C5"/>
    <w:rsid w:val="74DF70B7"/>
    <w:rsid w:val="74FB517C"/>
    <w:rsid w:val="75055A8C"/>
    <w:rsid w:val="75057C8A"/>
    <w:rsid w:val="752149EC"/>
    <w:rsid w:val="752175BA"/>
    <w:rsid w:val="752351B1"/>
    <w:rsid w:val="75315E8D"/>
    <w:rsid w:val="75396923"/>
    <w:rsid w:val="753A6E5F"/>
    <w:rsid w:val="756A12C2"/>
    <w:rsid w:val="75865837"/>
    <w:rsid w:val="758A7EE3"/>
    <w:rsid w:val="75953586"/>
    <w:rsid w:val="75A73362"/>
    <w:rsid w:val="75BA0CE6"/>
    <w:rsid w:val="75BC5488"/>
    <w:rsid w:val="75D41399"/>
    <w:rsid w:val="75D51D74"/>
    <w:rsid w:val="75DA3C69"/>
    <w:rsid w:val="75E450FA"/>
    <w:rsid w:val="75EB0D97"/>
    <w:rsid w:val="75F14382"/>
    <w:rsid w:val="760630B0"/>
    <w:rsid w:val="760807B1"/>
    <w:rsid w:val="76183420"/>
    <w:rsid w:val="76355896"/>
    <w:rsid w:val="763A0087"/>
    <w:rsid w:val="764D12A6"/>
    <w:rsid w:val="76685904"/>
    <w:rsid w:val="767B78F3"/>
    <w:rsid w:val="76903228"/>
    <w:rsid w:val="76994A03"/>
    <w:rsid w:val="769B34C2"/>
    <w:rsid w:val="76AC12BF"/>
    <w:rsid w:val="76BA6056"/>
    <w:rsid w:val="76C4529F"/>
    <w:rsid w:val="76CA1040"/>
    <w:rsid w:val="76D742D7"/>
    <w:rsid w:val="76D8093F"/>
    <w:rsid w:val="76DD7A8D"/>
    <w:rsid w:val="76E64499"/>
    <w:rsid w:val="76F27D00"/>
    <w:rsid w:val="76F971C0"/>
    <w:rsid w:val="77095A14"/>
    <w:rsid w:val="77194CE2"/>
    <w:rsid w:val="772E0594"/>
    <w:rsid w:val="77334A1B"/>
    <w:rsid w:val="77353131"/>
    <w:rsid w:val="773608B9"/>
    <w:rsid w:val="774D0E49"/>
    <w:rsid w:val="776903C0"/>
    <w:rsid w:val="778B2E3B"/>
    <w:rsid w:val="778B7E64"/>
    <w:rsid w:val="778E18B2"/>
    <w:rsid w:val="778F7334"/>
    <w:rsid w:val="779665A2"/>
    <w:rsid w:val="77A85239"/>
    <w:rsid w:val="77B474F9"/>
    <w:rsid w:val="77C01188"/>
    <w:rsid w:val="77CF70A5"/>
    <w:rsid w:val="77D70DAD"/>
    <w:rsid w:val="77DF03B7"/>
    <w:rsid w:val="77DF61B9"/>
    <w:rsid w:val="77E13519"/>
    <w:rsid w:val="77E34CB2"/>
    <w:rsid w:val="77F13534"/>
    <w:rsid w:val="77F63118"/>
    <w:rsid w:val="77F87773"/>
    <w:rsid w:val="78127516"/>
    <w:rsid w:val="781550C1"/>
    <w:rsid w:val="782E17BB"/>
    <w:rsid w:val="78507F4C"/>
    <w:rsid w:val="7876121D"/>
    <w:rsid w:val="78BA359E"/>
    <w:rsid w:val="78BE230C"/>
    <w:rsid w:val="78C2422D"/>
    <w:rsid w:val="78C507D9"/>
    <w:rsid w:val="78CC523C"/>
    <w:rsid w:val="78D31F49"/>
    <w:rsid w:val="792067C5"/>
    <w:rsid w:val="793377C3"/>
    <w:rsid w:val="793F248C"/>
    <w:rsid w:val="796849BB"/>
    <w:rsid w:val="79755499"/>
    <w:rsid w:val="79830A68"/>
    <w:rsid w:val="798B140E"/>
    <w:rsid w:val="79AD33B5"/>
    <w:rsid w:val="79B240B1"/>
    <w:rsid w:val="79B36FD8"/>
    <w:rsid w:val="79DA1477"/>
    <w:rsid w:val="79EA1BAF"/>
    <w:rsid w:val="7A15269A"/>
    <w:rsid w:val="7A171E1E"/>
    <w:rsid w:val="7A2E4EAA"/>
    <w:rsid w:val="7A372390"/>
    <w:rsid w:val="7A3E6F9D"/>
    <w:rsid w:val="7A412120"/>
    <w:rsid w:val="7A586FD4"/>
    <w:rsid w:val="7A643E1C"/>
    <w:rsid w:val="7A743F6F"/>
    <w:rsid w:val="7A9C2127"/>
    <w:rsid w:val="7AA433B1"/>
    <w:rsid w:val="7AC932FE"/>
    <w:rsid w:val="7AD81021"/>
    <w:rsid w:val="7AE0250E"/>
    <w:rsid w:val="7AFA706B"/>
    <w:rsid w:val="7AFC32E6"/>
    <w:rsid w:val="7B1072F5"/>
    <w:rsid w:val="7B135CFC"/>
    <w:rsid w:val="7B1C5306"/>
    <w:rsid w:val="7B221868"/>
    <w:rsid w:val="7B2D1045"/>
    <w:rsid w:val="7B66200D"/>
    <w:rsid w:val="7B712812"/>
    <w:rsid w:val="7B9052C5"/>
    <w:rsid w:val="7C003F35"/>
    <w:rsid w:val="7C0A1D1D"/>
    <w:rsid w:val="7C0B2A10"/>
    <w:rsid w:val="7C1C072C"/>
    <w:rsid w:val="7C412EEA"/>
    <w:rsid w:val="7CA640FD"/>
    <w:rsid w:val="7CCA1B4A"/>
    <w:rsid w:val="7CCD2C16"/>
    <w:rsid w:val="7CCD4CCD"/>
    <w:rsid w:val="7CCF60F3"/>
    <w:rsid w:val="7CEB0C7B"/>
    <w:rsid w:val="7D0A50BB"/>
    <w:rsid w:val="7D0F483D"/>
    <w:rsid w:val="7D0F7BDB"/>
    <w:rsid w:val="7D1818C9"/>
    <w:rsid w:val="7D2F3A6C"/>
    <w:rsid w:val="7D450D50"/>
    <w:rsid w:val="7D6C741B"/>
    <w:rsid w:val="7D744719"/>
    <w:rsid w:val="7D86352F"/>
    <w:rsid w:val="7D954F56"/>
    <w:rsid w:val="7DD84285"/>
    <w:rsid w:val="7DE828B4"/>
    <w:rsid w:val="7DEA04BF"/>
    <w:rsid w:val="7E1216CD"/>
    <w:rsid w:val="7E3C76D7"/>
    <w:rsid w:val="7E5A2C2B"/>
    <w:rsid w:val="7E66628A"/>
    <w:rsid w:val="7E6E68B2"/>
    <w:rsid w:val="7E715077"/>
    <w:rsid w:val="7E7A39CC"/>
    <w:rsid w:val="7E816309"/>
    <w:rsid w:val="7E8A14ED"/>
    <w:rsid w:val="7E9A1DC5"/>
    <w:rsid w:val="7EA036EC"/>
    <w:rsid w:val="7EA2698C"/>
    <w:rsid w:val="7EA448D3"/>
    <w:rsid w:val="7EAA1510"/>
    <w:rsid w:val="7EB66272"/>
    <w:rsid w:val="7EBF0D00"/>
    <w:rsid w:val="7F0A2079"/>
    <w:rsid w:val="7F14620B"/>
    <w:rsid w:val="7F3311E1"/>
    <w:rsid w:val="7F3910C6"/>
    <w:rsid w:val="7F435BF4"/>
    <w:rsid w:val="7F4469DB"/>
    <w:rsid w:val="7F4A2FB2"/>
    <w:rsid w:val="7F6B0E19"/>
    <w:rsid w:val="7F726A86"/>
    <w:rsid w:val="7F754FAB"/>
    <w:rsid w:val="7F765000"/>
    <w:rsid w:val="7FAB4FDD"/>
    <w:rsid w:val="7FBA441B"/>
    <w:rsid w:val="7FE0465B"/>
    <w:rsid w:val="7FEB2083"/>
    <w:rsid w:val="7FF65061"/>
    <w:rsid w:val="DB7B8E5A"/>
    <w:rsid w:val="F6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0" w:semiHidden="0" w:name="annotation text"/>
    <w:lsdException w:qFormat="1" w:unhideWhenUsed="0" w:uiPriority="0" w:name="header"/>
    <w:lsdException w:qFormat="1" w:unhideWhenUsed="0"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qFormat="1" w:unhideWhenUsed="0" w:uiPriority="0" w:semiHidden="0" w:name="List"/>
    <w:lsdException w:uiPriority="0" w:name="List Bullet"/>
    <w:lsdException w:uiPriority="0" w:name="List Number"/>
    <w:lsdException w:qFormat="1" w:unhideWhenUsed="0" w:uiPriority="0" w:semiHidden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/>
    </w:pPr>
    <w:rPr>
      <w:rFonts w:ascii="Times New Roman" w:hAnsi="Times New Roman" w:eastAsia="MS Mincho" w:cs="Times New Roman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single" w:color="auto" w:sz="12" w:space="3"/>
      </w:pBdr>
      <w:spacing w:before="240"/>
      <w:ind w:left="1134" w:hanging="1134"/>
      <w:outlineLvl w:val="0"/>
    </w:pPr>
    <w:rPr>
      <w:rFonts w:ascii="Arial" w:hAnsi="Arial"/>
      <w:sz w:val="36"/>
    </w:rPr>
  </w:style>
  <w:style w:type="paragraph" w:styleId="3">
    <w:name w:val="heading 2"/>
    <w:basedOn w:val="2"/>
    <w:next w:val="1"/>
    <w:qFormat/>
    <w:uiPriority w:val="0"/>
    <w:pPr>
      <w:pBdr>
        <w:top w:val="none" w:color="auto" w:sz="0" w:space="0"/>
      </w:pBdr>
      <w:spacing w:before="180"/>
      <w:outlineLvl w:val="1"/>
    </w:pPr>
    <w:rPr>
      <w:sz w:val="32"/>
    </w:rPr>
  </w:style>
  <w:style w:type="paragraph" w:styleId="4">
    <w:name w:val="heading 3"/>
    <w:basedOn w:val="3"/>
    <w:next w:val="1"/>
    <w:qFormat/>
    <w:uiPriority w:val="0"/>
    <w:pPr>
      <w:spacing w:before="120"/>
      <w:outlineLvl w:val="2"/>
    </w:pPr>
    <w:rPr>
      <w:sz w:val="28"/>
    </w:rPr>
  </w:style>
  <w:style w:type="paragraph" w:styleId="5">
    <w:name w:val="heading 4"/>
    <w:basedOn w:val="4"/>
    <w:next w:val="1"/>
    <w:qFormat/>
    <w:uiPriority w:val="0"/>
    <w:pPr>
      <w:ind w:left="1418" w:hanging="1418"/>
      <w:outlineLvl w:val="3"/>
    </w:pPr>
    <w:rPr>
      <w:sz w:val="24"/>
    </w:rPr>
  </w:style>
  <w:style w:type="paragraph" w:styleId="6">
    <w:name w:val="heading 5"/>
    <w:basedOn w:val="5"/>
    <w:next w:val="1"/>
    <w:qFormat/>
    <w:uiPriority w:val="0"/>
    <w:pPr>
      <w:ind w:left="1701" w:hanging="1701"/>
      <w:outlineLvl w:val="4"/>
    </w:pPr>
    <w:rPr>
      <w:sz w:val="22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pPr>
      <w:spacing w:before="120" w:after="120"/>
    </w:pPr>
    <w:rPr>
      <w:b/>
    </w:rPr>
  </w:style>
  <w:style w:type="paragraph" w:styleId="8">
    <w:name w:val="annotation text"/>
    <w:basedOn w:val="1"/>
    <w:link w:val="38"/>
    <w:unhideWhenUsed/>
    <w:qFormat/>
    <w:uiPriority w:val="0"/>
  </w:style>
  <w:style w:type="paragraph" w:styleId="9">
    <w:name w:val="Body Text"/>
    <w:basedOn w:val="1"/>
    <w:qFormat/>
    <w:uiPriority w:val="0"/>
  </w:style>
  <w:style w:type="paragraph" w:styleId="10">
    <w:name w:val="List 2"/>
    <w:basedOn w:val="11"/>
    <w:qFormat/>
    <w:uiPriority w:val="0"/>
    <w:pPr>
      <w:ind w:left="851"/>
    </w:pPr>
  </w:style>
  <w:style w:type="paragraph" w:styleId="11">
    <w:name w:val="List"/>
    <w:basedOn w:val="1"/>
    <w:qFormat/>
    <w:uiPriority w:val="0"/>
    <w:pPr>
      <w:ind w:left="568" w:hanging="284"/>
    </w:pPr>
  </w:style>
  <w:style w:type="paragraph" w:styleId="12">
    <w:name w:val="Balloon Text"/>
    <w:basedOn w:val="1"/>
    <w:link w:val="21"/>
    <w:unhideWhenUsed/>
    <w:qFormat/>
    <w:uiPriority w:val="99"/>
    <w:rPr>
      <w:sz w:val="18"/>
      <w:szCs w:val="18"/>
    </w:rPr>
  </w:style>
  <w:style w:type="paragraph" w:styleId="13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annotation subject"/>
    <w:basedOn w:val="8"/>
    <w:next w:val="8"/>
    <w:link w:val="39"/>
    <w:semiHidden/>
    <w:unhideWhenUsed/>
    <w:qFormat/>
    <w:uiPriority w:val="0"/>
    <w:rPr>
      <w:b/>
      <w:bCs/>
    </w:rPr>
  </w:style>
  <w:style w:type="table" w:styleId="17">
    <w:name w:val="Table Grid"/>
    <w:basedOn w:val="16"/>
    <w:qFormat/>
    <w:uiPriority w:val="0"/>
    <w:pPr>
      <w:overflowPunct w:val="0"/>
      <w:autoSpaceDE w:val="0"/>
      <w:autoSpaceDN w:val="0"/>
      <w:adjustRightInd w:val="0"/>
      <w:spacing w:after="180"/>
      <w:textAlignment w:val="baseline"/>
    </w:pPr>
    <w:rPr>
      <w:rFonts w:eastAsia="Yu Minch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semiHidden/>
    <w:qFormat/>
    <w:uiPriority w:val="0"/>
  </w:style>
  <w:style w:type="character" w:styleId="20">
    <w:name w:val="annotation reference"/>
    <w:basedOn w:val="18"/>
    <w:semiHidden/>
    <w:unhideWhenUsed/>
    <w:qFormat/>
    <w:uiPriority w:val="0"/>
    <w:rPr>
      <w:sz w:val="16"/>
      <w:szCs w:val="16"/>
    </w:rPr>
  </w:style>
  <w:style w:type="character" w:customStyle="1" w:styleId="21">
    <w:name w:val="Balloon Text Char"/>
    <w:basedOn w:val="18"/>
    <w:link w:val="12"/>
    <w:semiHidden/>
    <w:qFormat/>
    <w:uiPriority w:val="99"/>
    <w:rPr>
      <w:kern w:val="2"/>
      <w:sz w:val="18"/>
      <w:szCs w:val="18"/>
    </w:rPr>
  </w:style>
  <w:style w:type="paragraph" w:customStyle="1" w:styleId="22">
    <w:name w:val="TH"/>
    <w:basedOn w:val="1"/>
    <w:qFormat/>
    <w:uiPriority w:val="0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23">
    <w:name w:val="TAH"/>
    <w:basedOn w:val="24"/>
    <w:qFormat/>
    <w:uiPriority w:val="0"/>
    <w:rPr>
      <w:b/>
    </w:rPr>
  </w:style>
  <w:style w:type="paragraph" w:customStyle="1" w:styleId="24">
    <w:name w:val="TAC"/>
    <w:basedOn w:val="25"/>
    <w:qFormat/>
    <w:uiPriority w:val="0"/>
    <w:pPr>
      <w:jc w:val="center"/>
    </w:pPr>
  </w:style>
  <w:style w:type="paragraph" w:customStyle="1" w:styleId="25">
    <w:name w:val="TAL"/>
    <w:basedOn w:val="1"/>
    <w:qFormat/>
    <w:uiPriority w:val="0"/>
    <w:pPr>
      <w:keepNext/>
      <w:keepLines/>
      <w:spacing w:after="0"/>
    </w:pPr>
    <w:rPr>
      <w:rFonts w:ascii="Arial" w:hAnsi="Arial"/>
      <w:sz w:val="18"/>
    </w:rPr>
  </w:style>
  <w:style w:type="paragraph" w:customStyle="1" w:styleId="26">
    <w:name w:val="TF"/>
    <w:basedOn w:val="22"/>
    <w:qFormat/>
    <w:uiPriority w:val="0"/>
    <w:pPr>
      <w:keepNext w:val="0"/>
      <w:spacing w:before="0" w:after="240"/>
    </w:pPr>
  </w:style>
  <w:style w:type="paragraph" w:customStyle="1" w:styleId="27">
    <w:name w:val="TAN"/>
    <w:basedOn w:val="25"/>
    <w:qFormat/>
    <w:uiPriority w:val="0"/>
    <w:pPr>
      <w:ind w:left="851" w:hanging="851"/>
    </w:pPr>
  </w:style>
  <w:style w:type="paragraph" w:customStyle="1" w:styleId="28">
    <w:name w:val="Table_text"/>
    <w:basedOn w:val="1"/>
    <w:qFormat/>
    <w:uiPriority w:val="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87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</w:style>
  <w:style w:type="paragraph" w:customStyle="1" w:styleId="29">
    <w:name w:val="EQ"/>
    <w:basedOn w:val="1"/>
    <w:next w:val="1"/>
    <w:qFormat/>
    <w:uiPriority w:val="0"/>
    <w:pPr>
      <w:keepLines/>
      <w:tabs>
        <w:tab w:val="center" w:pos="4536"/>
        <w:tab w:val="right" w:pos="9072"/>
      </w:tabs>
    </w:pPr>
  </w:style>
  <w:style w:type="paragraph" w:customStyle="1" w:styleId="30">
    <w:name w:val="B1"/>
    <w:basedOn w:val="11"/>
    <w:qFormat/>
    <w:uiPriority w:val="0"/>
  </w:style>
  <w:style w:type="paragraph" w:customStyle="1" w:styleId="31">
    <w:name w:val="B2"/>
    <w:basedOn w:val="10"/>
    <w:qFormat/>
    <w:uiPriority w:val="0"/>
  </w:style>
  <w:style w:type="paragraph" w:customStyle="1" w:styleId="32">
    <w:name w:val="RAN4 proposal"/>
    <w:basedOn w:val="7"/>
    <w:next w:val="1"/>
    <w:qFormat/>
    <w:uiPriority w:val="0"/>
    <w:pPr>
      <w:numPr>
        <w:ilvl w:val="0"/>
        <w:numId w:val="1"/>
      </w:numPr>
      <w:ind w:left="0" w:firstLine="0"/>
    </w:pPr>
  </w:style>
  <w:style w:type="paragraph" w:customStyle="1" w:styleId="33">
    <w:name w:val="NO"/>
    <w:basedOn w:val="1"/>
    <w:qFormat/>
    <w:uiPriority w:val="0"/>
    <w:pPr>
      <w:keepLines/>
      <w:ind w:left="1135" w:hanging="851"/>
    </w:pPr>
  </w:style>
  <w:style w:type="paragraph" w:styleId="34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</w:style>
  <w:style w:type="table" w:customStyle="1" w:styleId="35">
    <w:name w:val="x Tableau page de garde1"/>
    <w:basedOn w:val="16"/>
    <w:qFormat/>
    <w:uiPriority w:val="0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6">
    <w:name w:val="_Style 0"/>
    <w:qFormat/>
    <w:uiPriority w:val="1"/>
    <w:pPr>
      <w:widowControl w:val="0"/>
      <w:spacing w:after="160" w:line="259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7">
    <w:name w:val="Revision"/>
    <w:hidden/>
    <w:unhideWhenUsed/>
    <w:qFormat/>
    <w:uiPriority w:val="99"/>
    <w:rPr>
      <w:rFonts w:ascii="Times New Roman" w:hAnsi="Times New Roman" w:eastAsia="MS Mincho" w:cs="Times New Roman"/>
      <w:lang w:val="en-GB" w:eastAsia="en-US" w:bidi="ar-SA"/>
    </w:rPr>
  </w:style>
  <w:style w:type="character" w:customStyle="1" w:styleId="38">
    <w:name w:val="Comment Text Char"/>
    <w:basedOn w:val="18"/>
    <w:link w:val="8"/>
    <w:qFormat/>
    <w:uiPriority w:val="0"/>
    <w:rPr>
      <w:rFonts w:eastAsia="MS Mincho"/>
      <w:lang w:val="en-GB"/>
    </w:rPr>
  </w:style>
  <w:style w:type="character" w:customStyle="1" w:styleId="39">
    <w:name w:val="Comment Subject Char"/>
    <w:basedOn w:val="38"/>
    <w:link w:val="15"/>
    <w:semiHidden/>
    <w:qFormat/>
    <w:uiPriority w:val="0"/>
    <w:rPr>
      <w:rFonts w:eastAsia="MS Mincho"/>
      <w:b/>
      <w:bCs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Qualcomm Incorporated</Company>
  <Pages>23</Pages>
  <Words>5895</Words>
  <Characters>31424</Characters>
  <Lines>2244</Lines>
  <Paragraphs>1382</Paragraphs>
  <TotalTime>13</TotalTime>
  <ScaleCrop>false</ScaleCrop>
  <LinksUpToDate>false</LinksUpToDate>
  <CharactersWithSpaces>35937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2026-05-15T15:34:00Z</dcterms:created>
  <dc:creator>Fei Xue</dc:creator>
  <cp:lastModifiedBy>Fei Xue</cp:lastModifiedBy>
  <dcterms:modified xsi:type="dcterms:W3CDTF">2026-05-22T06:22:43Z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F703155989E24DCFAA5B9E17F31F0726</vt:lpwstr>
  </property>
</Properties>
</file>